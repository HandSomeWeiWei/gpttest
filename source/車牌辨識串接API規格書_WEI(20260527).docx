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4204" w:rsidRPr="00EC3B6F" w:rsidRDefault="00074204" w:rsidP="005C43FC">
      <w:pPr>
        <w:rPr>
          <w:rFonts w:ascii="標楷體" w:eastAsia="標楷體" w:hAnsi="標楷體"/>
          <w:color w:val="000000" w:themeColor="text1"/>
          <w:szCs w:val="24"/>
        </w:rPr>
      </w:pPr>
    </w:p>
    <w:p w:rsidR="00BA3A4C" w:rsidRPr="00EC3B6F" w:rsidRDefault="00BA3A4C" w:rsidP="00BA3A4C">
      <w:pPr>
        <w:jc w:val="center"/>
        <w:rPr>
          <w:rFonts w:ascii="標楷體" w:eastAsia="標楷體" w:hAnsi="標楷體"/>
          <w:color w:val="000000" w:themeColor="text1"/>
          <w:szCs w:val="24"/>
        </w:rPr>
      </w:pPr>
    </w:p>
    <w:p w:rsidR="00BA3A4C" w:rsidRPr="00EC3B6F" w:rsidRDefault="00BA3A4C" w:rsidP="00BA3A4C">
      <w:pPr>
        <w:jc w:val="center"/>
        <w:rPr>
          <w:rFonts w:ascii="標楷體" w:eastAsia="標楷體" w:hAnsi="標楷體"/>
          <w:color w:val="000000" w:themeColor="text1"/>
          <w:szCs w:val="24"/>
        </w:rPr>
      </w:pPr>
    </w:p>
    <w:p w:rsidR="00BA3A4C" w:rsidRPr="00EC3B6F" w:rsidRDefault="00BA3A4C" w:rsidP="00BA3A4C">
      <w:pPr>
        <w:jc w:val="center"/>
        <w:rPr>
          <w:rFonts w:ascii="標楷體" w:eastAsia="標楷體" w:hAnsi="標楷體"/>
          <w:color w:val="000000" w:themeColor="text1"/>
          <w:szCs w:val="24"/>
        </w:rPr>
      </w:pPr>
    </w:p>
    <w:p w:rsidR="00BA3A4C" w:rsidRPr="00EC3B6F" w:rsidRDefault="00BA3A4C" w:rsidP="00BA3A4C">
      <w:pPr>
        <w:widowControl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/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6546A2" wp14:editId="3E53B3DB">
                <wp:simplePos x="0" y="0"/>
                <wp:positionH relativeFrom="page">
                  <wp:posOffset>453541</wp:posOffset>
                </wp:positionH>
                <wp:positionV relativeFrom="margin">
                  <wp:posOffset>1686154</wp:posOffset>
                </wp:positionV>
                <wp:extent cx="6890919" cy="3439885"/>
                <wp:effectExtent l="0" t="0" r="0" b="0"/>
                <wp:wrapNone/>
                <wp:docPr id="62" name="文字方塊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0919" cy="343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251B" w:rsidRPr="0046222F" w:rsidRDefault="004D251B" w:rsidP="00BA3A4C">
                            <w:pPr>
                              <w:pStyle w:val="a3"/>
                              <w:jc w:val="center"/>
                              <w:rPr>
                                <w:rFonts w:ascii="標楷體" w:eastAsia="標楷體" w:hAnsi="標楷體" w:cstheme="majorBidi"/>
                                <w:cap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標楷體" w:eastAsia="標楷體" w:hAnsi="標楷體" w:cstheme="majorBidi" w:hint="eastAsia"/>
                                <w:caps/>
                                <w:sz w:val="72"/>
                                <w:szCs w:val="72"/>
                              </w:rPr>
                              <w:t>車</w:t>
                            </w:r>
                            <w:r>
                              <w:rPr>
                                <w:rFonts w:ascii="標楷體" w:eastAsia="標楷體" w:hAnsi="標楷體" w:cstheme="majorBidi"/>
                                <w:caps/>
                                <w:sz w:val="72"/>
                                <w:szCs w:val="72"/>
                              </w:rPr>
                              <w:t>號</w:t>
                            </w:r>
                            <w:r w:rsidRPr="00D55C2F">
                              <w:rPr>
                                <w:rFonts w:ascii="標楷體" w:eastAsia="標楷體" w:hAnsi="標楷體" w:cstheme="majorBidi" w:hint="eastAsia"/>
                                <w:caps/>
                                <w:sz w:val="72"/>
                                <w:szCs w:val="72"/>
                              </w:rPr>
                              <w:t>辨識串接</w:t>
                            </w:r>
                          </w:p>
                          <w:p w:rsidR="004D251B" w:rsidRPr="0046222F" w:rsidRDefault="004D251B" w:rsidP="00BA3A4C">
                            <w:pPr>
                              <w:pStyle w:val="a3"/>
                              <w:jc w:val="center"/>
                              <w:rPr>
                                <w:rFonts w:ascii="標楷體" w:eastAsia="標楷體" w:hAnsi="標楷體" w:cstheme="majorBidi"/>
                                <w:caps/>
                                <w:sz w:val="72"/>
                                <w:szCs w:val="72"/>
                              </w:rPr>
                            </w:pPr>
                            <w:r w:rsidRPr="0046222F">
                              <w:rPr>
                                <w:rFonts w:ascii="標楷體" w:eastAsia="標楷體" w:hAnsi="標楷體" w:cstheme="majorBidi"/>
                                <w:caps/>
                                <w:sz w:val="72"/>
                                <w:szCs w:val="72"/>
                              </w:rPr>
                              <w:t>API</w:t>
                            </w:r>
                          </w:p>
                          <w:p w:rsidR="004D251B" w:rsidRPr="0046222F" w:rsidRDefault="004D251B" w:rsidP="00BA3A4C">
                            <w:pPr>
                              <w:pStyle w:val="a3"/>
                              <w:jc w:val="center"/>
                              <w:rPr>
                                <w:rFonts w:ascii="標楷體" w:eastAsia="標楷體" w:hAnsi="標楷體" w:cstheme="majorBidi"/>
                                <w:caps/>
                                <w:sz w:val="72"/>
                                <w:szCs w:val="72"/>
                              </w:rPr>
                            </w:pPr>
                            <w:r w:rsidRPr="0046222F">
                              <w:rPr>
                                <w:rFonts w:ascii="標楷體" w:eastAsia="標楷體" w:hAnsi="標楷體" w:cstheme="majorBidi" w:hint="eastAsia"/>
                                <w:caps/>
                                <w:sz w:val="72"/>
                                <w:szCs w:val="72"/>
                              </w:rPr>
                              <w:t>規格書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62" o:spid="_x0000_s1026" type="#_x0000_t202" style="position:absolute;margin-left:35.7pt;margin-top:132.75pt;width:542.6pt;height:270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" filled="f" stroked="f" strokeweight=".5pt">
                <v:textbox>
                  <w:txbxContent>
                    <w:p w:rsidR="004D251B" w:rsidRPr="0046222F" w:rsidRDefault="004D251B" w:rsidP="00BA3A4C">
                      <w:pPr>
                        <w:pStyle w:val="a3"/>
                        <w:jc w:val="center"/>
                        <w:rPr>
                          <w:rFonts w:ascii="標楷體" w:eastAsia="標楷體" w:hAnsi="標楷體" w:cstheme="majorBidi"/>
                          <w:caps/>
                          <w:sz w:val="72"/>
                          <w:szCs w:val="72"/>
                        </w:rPr>
                      </w:pPr>
                      <w:r>
                        <w:rPr>
                          <w:rFonts w:ascii="標楷體" w:eastAsia="標楷體" w:hAnsi="標楷體" w:cstheme="majorBidi" w:hint="eastAsia"/>
                          <w:caps/>
                          <w:sz w:val="72"/>
                          <w:szCs w:val="72"/>
                        </w:rPr>
                        <w:t>車</w:t>
                      </w:r>
                      <w:r>
                        <w:rPr>
                          <w:rFonts w:ascii="標楷體" w:eastAsia="標楷體" w:hAnsi="標楷體" w:cstheme="majorBidi"/>
                          <w:caps/>
                          <w:sz w:val="72"/>
                          <w:szCs w:val="72"/>
                        </w:rPr>
                        <w:t>號</w:t>
                      </w:r>
                      <w:r w:rsidRPr="00D55C2F">
                        <w:rPr>
                          <w:rFonts w:ascii="標楷體" w:eastAsia="標楷體" w:hAnsi="標楷體" w:cstheme="majorBidi" w:hint="eastAsia"/>
                          <w:caps/>
                          <w:sz w:val="72"/>
                          <w:szCs w:val="72"/>
                        </w:rPr>
                        <w:t>辨識串接</w:t>
                      </w:r>
                    </w:p>
                    <w:p w:rsidR="004D251B" w:rsidRPr="0046222F" w:rsidRDefault="004D251B" w:rsidP="00BA3A4C">
                      <w:pPr>
                        <w:pStyle w:val="a3"/>
                        <w:jc w:val="center"/>
                        <w:rPr>
                          <w:rFonts w:ascii="標楷體" w:eastAsia="標楷體" w:hAnsi="標楷體" w:cstheme="majorBidi"/>
                          <w:caps/>
                          <w:sz w:val="72"/>
                          <w:szCs w:val="72"/>
                        </w:rPr>
                      </w:pPr>
                      <w:r w:rsidRPr="0046222F">
                        <w:rPr>
                          <w:rFonts w:ascii="標楷體" w:eastAsia="標楷體" w:hAnsi="標楷體" w:cstheme="majorBidi"/>
                          <w:caps/>
                          <w:sz w:val="72"/>
                          <w:szCs w:val="72"/>
                        </w:rPr>
                        <w:t>API</w:t>
                      </w:r>
                    </w:p>
                    <w:p w:rsidR="004D251B" w:rsidRPr="0046222F" w:rsidRDefault="004D251B" w:rsidP="00BA3A4C">
                      <w:pPr>
                        <w:pStyle w:val="a3"/>
                        <w:jc w:val="center"/>
                        <w:rPr>
                          <w:rFonts w:ascii="標楷體" w:eastAsia="標楷體" w:hAnsi="標楷體" w:cstheme="majorBidi"/>
                          <w:caps/>
                          <w:sz w:val="72"/>
                          <w:szCs w:val="72"/>
                        </w:rPr>
                      </w:pPr>
                      <w:r w:rsidRPr="0046222F">
                        <w:rPr>
                          <w:rFonts w:ascii="標楷體" w:eastAsia="標楷體" w:hAnsi="標楷體" w:cstheme="majorBidi" w:hint="eastAsia"/>
                          <w:caps/>
                          <w:sz w:val="72"/>
                          <w:szCs w:val="72"/>
                        </w:rPr>
                        <w:t>規格書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Pr="00EC3B6F">
        <w:rPr>
          <w:rFonts w:ascii="標楷體" w:eastAsia="標楷體" w:hAnsi="標楷體"/>
          <w:color w:val="000000" w:themeColor="text1"/>
          <w:szCs w:val="24"/>
        </w:rPr>
        <w:br w:type="page"/>
      </w:r>
    </w:p>
    <w:tbl>
      <w:tblPr>
        <w:tblpPr w:leftFromText="180" w:rightFromText="180" w:vertAnchor="text" w:tblpXSpec="center" w:tblpY="301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9"/>
        <w:gridCol w:w="1272"/>
        <w:gridCol w:w="1269"/>
        <w:gridCol w:w="6214"/>
      </w:tblGrid>
      <w:tr w:rsidR="00EC3B6F" w:rsidRPr="00EC3B6F" w:rsidTr="00D73778">
        <w:trPr>
          <w:trHeight w:val="536"/>
        </w:trPr>
        <w:tc>
          <w:tcPr>
            <w:tcW w:w="9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A4C" w:rsidRPr="00EC3B6F" w:rsidRDefault="00BA3A4C" w:rsidP="00D73778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lastRenderedPageBreak/>
              <w:br w:type="page"/>
            </w:r>
            <w:r w:rsidR="00482D46"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文件修訂版本總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表</w:t>
            </w:r>
          </w:p>
        </w:tc>
      </w:tr>
      <w:tr w:rsidR="00EC3B6F" w:rsidRPr="00EC3B6F" w:rsidTr="00A631AB">
        <w:trPr>
          <w:trHeight w:val="348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A4C" w:rsidRPr="00EC3B6F" w:rsidRDefault="00BA3A4C" w:rsidP="00D73778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版本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A4C" w:rsidRPr="00EC3B6F" w:rsidRDefault="00BA3A4C" w:rsidP="00D73778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修訂日期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A4C" w:rsidRPr="00EC3B6F" w:rsidRDefault="00BA3A4C" w:rsidP="00D73778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修訂者</w:t>
            </w: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A4C" w:rsidRPr="00EC3B6F" w:rsidRDefault="00BA3A4C" w:rsidP="00D73778">
            <w:pPr>
              <w:tabs>
                <w:tab w:val="left" w:pos="1778"/>
                <w:tab w:val="center" w:pos="3078"/>
              </w:tabs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ab/>
            </w: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ab/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修訂內容</w:t>
            </w:r>
          </w:p>
        </w:tc>
      </w:tr>
      <w:tr w:rsidR="00EC3B6F" w:rsidRPr="00EC3B6F" w:rsidTr="00995F98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A4C" w:rsidRPr="00EC3B6F" w:rsidRDefault="00A631AB" w:rsidP="00D73778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1.0</w:t>
            </w:r>
            <w:r w:rsidR="00F42553" w:rsidRPr="00EC3B6F">
              <w:rPr>
                <w:rFonts w:ascii="標楷體" w:eastAsia="標楷體" w:hAnsi="標楷體"/>
                <w:color w:val="000000" w:themeColor="text1"/>
                <w:szCs w:val="24"/>
              </w:rPr>
              <w:t>0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A4C" w:rsidRPr="00EC3B6F" w:rsidRDefault="0048547F" w:rsidP="00A65856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2026/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4</w:t>
            </w: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/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10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A4C" w:rsidRPr="00EC3B6F" w:rsidRDefault="0048547F" w:rsidP="00D73778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韓聖偉</w:t>
            </w: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A3A4C" w:rsidRPr="00EC3B6F" w:rsidRDefault="00E632E3" w:rsidP="00D830C8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初版</w:t>
            </w:r>
          </w:p>
        </w:tc>
      </w:tr>
      <w:tr w:rsidR="00EC3B6F" w:rsidRPr="00EC3B6F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A4C" w:rsidRPr="00EC3B6F" w:rsidRDefault="00BA3A4C" w:rsidP="00D73778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A4C" w:rsidRPr="00EC3B6F" w:rsidRDefault="00BA3A4C" w:rsidP="0002530D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A3A4C" w:rsidRPr="00EC3B6F" w:rsidRDefault="00BA3A4C" w:rsidP="00D73778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30C8" w:rsidRPr="00EC3B6F" w:rsidRDefault="00D830C8" w:rsidP="00D830C8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EC3B6F" w:rsidRPr="00EC3B6F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40F" w:rsidRPr="00EC3B6F" w:rsidRDefault="0009540F" w:rsidP="0009540F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40F" w:rsidRPr="00EC3B6F" w:rsidRDefault="0009540F" w:rsidP="0009540F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540F" w:rsidRPr="00EC3B6F" w:rsidRDefault="0009540F" w:rsidP="0009540F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18E3" w:rsidRPr="00EC3B6F" w:rsidRDefault="004218E3" w:rsidP="0009540F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EC3B6F" w:rsidRPr="00EC3B6F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EC3B6F" w:rsidRPr="00EC3B6F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6053AD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EC3B6F" w:rsidRPr="00EC3B6F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EC3B6F" w:rsidRPr="00EC3B6F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EC3B6F" w:rsidRPr="00EC3B6F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EC3B6F" w:rsidRPr="00EC3B6F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EC3B6F" w:rsidRPr="00EC3B6F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EC3B6F" w:rsidRPr="00EC3B6F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EC3B6F" w:rsidRPr="00EC3B6F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EC3B6F" w:rsidRPr="00EC3B6F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EC3B6F" w:rsidRPr="00EC3B6F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EC3B6F" w:rsidRPr="00EC3B6F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EC3B6F" w:rsidRPr="00EC3B6F" w:rsidTr="00A631AB">
        <w:trPr>
          <w:trHeight w:val="39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6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2730" w:rsidRPr="00EC3B6F" w:rsidRDefault="00562730" w:rsidP="00562730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</w:tbl>
    <w:p w:rsidR="0046222F" w:rsidRPr="00EC3B6F" w:rsidRDefault="0046222F" w:rsidP="00303CEB">
      <w:pPr>
        <w:rPr>
          <w:rFonts w:ascii="標楷體" w:eastAsia="標楷體" w:hAnsi="標楷體"/>
          <w:color w:val="000000" w:themeColor="text1"/>
          <w:szCs w:val="24"/>
        </w:rPr>
      </w:pPr>
    </w:p>
    <w:p w:rsidR="00303CEB" w:rsidRPr="00EC3B6F" w:rsidRDefault="0046222F" w:rsidP="0046222F">
      <w:pPr>
        <w:widowControl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/>
          <w:color w:val="000000" w:themeColor="text1"/>
          <w:szCs w:val="24"/>
        </w:rPr>
        <w:br w:type="page"/>
      </w:r>
    </w:p>
    <w:p w:rsidR="00303CEB" w:rsidRPr="00EC3B6F" w:rsidRDefault="00303CEB" w:rsidP="00303CEB">
      <w:pPr>
        <w:widowControl/>
        <w:jc w:val="center"/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/>
          <w:b/>
          <w:color w:val="000000" w:themeColor="text1"/>
          <w:szCs w:val="24"/>
        </w:rPr>
        <w:lastRenderedPageBreak/>
        <w:t>目錄</w:t>
      </w:r>
    </w:p>
    <w:p w:rsidR="0046222F" w:rsidRPr="00EC3B6F" w:rsidRDefault="0046222F" w:rsidP="00303CEB">
      <w:pPr>
        <w:widowControl/>
        <w:jc w:val="center"/>
        <w:rPr>
          <w:rFonts w:ascii="標楷體" w:eastAsia="標楷體" w:hAnsi="標楷體"/>
          <w:b/>
          <w:color w:val="000000" w:themeColor="text1"/>
          <w:szCs w:val="24"/>
        </w:rPr>
      </w:pPr>
    </w:p>
    <w:p w:rsidR="00971F49" w:rsidRPr="00EC3B6F" w:rsidRDefault="000E64B9">
      <w:pPr>
        <w:pStyle w:val="11"/>
        <w:tabs>
          <w:tab w:val="right" w:leader="dot" w:pos="10478"/>
        </w:tabs>
        <w:rPr>
          <w:rFonts w:ascii="標楷體" w:eastAsia="標楷體" w:hAnsi="標楷體"/>
          <w:noProof/>
          <w:color w:val="000000" w:themeColor="text1"/>
          <w:szCs w:val="24"/>
        </w:rPr>
      </w:pPr>
      <w:r w:rsidRPr="00EC3B6F">
        <w:rPr>
          <w:rFonts w:ascii="標楷體" w:eastAsia="標楷體" w:hAnsi="標楷體"/>
          <w:color w:val="000000" w:themeColor="text1"/>
          <w:szCs w:val="24"/>
        </w:rPr>
        <w:fldChar w:fldCharType="begin"/>
      </w:r>
      <w:r w:rsidRPr="00EC3B6F">
        <w:rPr>
          <w:rFonts w:ascii="標楷體" w:eastAsia="標楷體" w:hAnsi="標楷體"/>
          <w:color w:val="000000" w:themeColor="text1"/>
          <w:szCs w:val="24"/>
        </w:rPr>
        <w:instrText xml:space="preserve"> TOC \o "1-3" \h \z \u </w:instrText>
      </w:r>
      <w:r w:rsidRPr="00EC3B6F">
        <w:rPr>
          <w:rFonts w:ascii="標楷體" w:eastAsia="標楷體" w:hAnsi="標楷體"/>
          <w:color w:val="000000" w:themeColor="text1"/>
          <w:szCs w:val="24"/>
        </w:rPr>
        <w:fldChar w:fldCharType="separate"/>
      </w:r>
      <w:hyperlink w:anchor="_Toc220311171" w:history="1">
        <w:r w:rsidR="00971F49" w:rsidRPr="00EC3B6F">
          <w:rPr>
            <w:rStyle w:val="af6"/>
            <w:rFonts w:ascii="標楷體" w:eastAsia="標楷體" w:hAnsi="標楷體" w:hint="eastAsia"/>
            <w:noProof/>
            <w:color w:val="000000" w:themeColor="text1"/>
            <w:szCs w:val="24"/>
          </w:rPr>
          <w:t>一、系統說明</w: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tab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begin"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instrText xml:space="preserve"> PAGEREF _Toc220311171 \h </w:instrTex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separate"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t>3</w: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end"/>
        </w:r>
      </w:hyperlink>
    </w:p>
    <w:p w:rsidR="00971F49" w:rsidRPr="00EC3B6F" w:rsidRDefault="004D251B">
      <w:pPr>
        <w:pStyle w:val="21"/>
        <w:rPr>
          <w:rFonts w:ascii="標楷體" w:eastAsia="標楷體" w:hAnsi="標楷體"/>
          <w:noProof/>
          <w:color w:val="000000" w:themeColor="text1"/>
          <w:szCs w:val="24"/>
        </w:rPr>
      </w:pPr>
      <w:hyperlink w:anchor="_Toc220311172" w:history="1">
        <w:r w:rsidR="00971F49" w:rsidRPr="00EC3B6F">
          <w:rPr>
            <w:rStyle w:val="af6"/>
            <w:rFonts w:ascii="標楷體" w:eastAsia="標楷體" w:hAnsi="標楷體"/>
            <w:noProof/>
            <w:color w:val="000000" w:themeColor="text1"/>
            <w:szCs w:val="24"/>
          </w:rPr>
          <w:t>1</w:t>
        </w:r>
        <w:r w:rsidR="00971F49" w:rsidRPr="00EC3B6F">
          <w:rPr>
            <w:rStyle w:val="af6"/>
            <w:rFonts w:ascii="標楷體" w:eastAsia="標楷體" w:hAnsi="標楷體" w:hint="eastAsia"/>
            <w:noProof/>
            <w:color w:val="000000" w:themeColor="text1"/>
            <w:szCs w:val="24"/>
          </w:rPr>
          <w:t>、系統目的</w: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tab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begin"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instrText xml:space="preserve"> PAGEREF _Toc220311172 \h </w:instrTex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separate"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t>3</w: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end"/>
        </w:r>
      </w:hyperlink>
    </w:p>
    <w:p w:rsidR="00971F49" w:rsidRPr="00EC3B6F" w:rsidRDefault="004D251B">
      <w:pPr>
        <w:pStyle w:val="21"/>
        <w:rPr>
          <w:rFonts w:ascii="標楷體" w:eastAsia="標楷體" w:hAnsi="標楷體"/>
          <w:noProof/>
          <w:color w:val="000000" w:themeColor="text1"/>
          <w:szCs w:val="24"/>
        </w:rPr>
      </w:pPr>
      <w:hyperlink w:anchor="_Toc220311173" w:history="1">
        <w:r w:rsidR="00971F49" w:rsidRPr="00EC3B6F">
          <w:rPr>
            <w:rStyle w:val="af6"/>
            <w:rFonts w:ascii="標楷體" w:eastAsia="標楷體" w:hAnsi="標楷體"/>
            <w:noProof/>
            <w:color w:val="000000" w:themeColor="text1"/>
            <w:szCs w:val="24"/>
          </w:rPr>
          <w:t>2</w:t>
        </w:r>
        <w:r w:rsidR="00971F49" w:rsidRPr="00EC3B6F">
          <w:rPr>
            <w:rStyle w:val="af6"/>
            <w:rFonts w:ascii="標楷體" w:eastAsia="標楷體" w:hAnsi="標楷體" w:hint="eastAsia"/>
            <w:noProof/>
            <w:color w:val="000000" w:themeColor="text1"/>
            <w:szCs w:val="24"/>
          </w:rPr>
          <w:t>、系統架構</w: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tab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begin"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instrText xml:space="preserve"> PAGEREF _Toc220311173 \h </w:instrTex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separate"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t>3</w: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end"/>
        </w:r>
      </w:hyperlink>
    </w:p>
    <w:p w:rsidR="00971F49" w:rsidRPr="00EC3B6F" w:rsidRDefault="004D251B">
      <w:pPr>
        <w:pStyle w:val="11"/>
        <w:tabs>
          <w:tab w:val="right" w:leader="dot" w:pos="10478"/>
        </w:tabs>
        <w:rPr>
          <w:rFonts w:ascii="標楷體" w:eastAsia="標楷體" w:hAnsi="標楷體"/>
          <w:noProof/>
          <w:color w:val="000000" w:themeColor="text1"/>
          <w:szCs w:val="24"/>
        </w:rPr>
      </w:pPr>
      <w:hyperlink w:anchor="_Toc220311174" w:history="1">
        <w:r w:rsidR="00971F49" w:rsidRPr="00EC3B6F">
          <w:rPr>
            <w:rStyle w:val="af6"/>
            <w:rFonts w:ascii="標楷體" w:eastAsia="標楷體" w:hAnsi="標楷體" w:hint="eastAsia"/>
            <w:noProof/>
            <w:color w:val="000000" w:themeColor="text1"/>
            <w:szCs w:val="24"/>
          </w:rPr>
          <w:t>二、</w:t>
        </w:r>
        <w:r w:rsidR="00971F49" w:rsidRPr="00EC3B6F">
          <w:rPr>
            <w:rStyle w:val="af6"/>
            <w:rFonts w:ascii="標楷體" w:eastAsia="標楷體" w:hAnsi="標楷體"/>
            <w:noProof/>
            <w:color w:val="000000" w:themeColor="text1"/>
            <w:szCs w:val="24"/>
          </w:rPr>
          <w:t>API</w:t>
        </w:r>
        <w:r w:rsidR="00971F49" w:rsidRPr="00EC3B6F">
          <w:rPr>
            <w:rStyle w:val="af6"/>
            <w:rFonts w:ascii="標楷體" w:eastAsia="標楷體" w:hAnsi="標楷體" w:hint="eastAsia"/>
            <w:noProof/>
            <w:color w:val="000000" w:themeColor="text1"/>
            <w:szCs w:val="24"/>
          </w:rPr>
          <w:t>功能說明</w: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tab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begin"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instrText xml:space="preserve"> PAGEREF _Toc220311174 \h </w:instrTex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separate"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t>4</w: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end"/>
        </w:r>
      </w:hyperlink>
    </w:p>
    <w:p w:rsidR="00971F49" w:rsidRPr="00EC3B6F" w:rsidRDefault="004D251B">
      <w:pPr>
        <w:pStyle w:val="21"/>
        <w:rPr>
          <w:rFonts w:ascii="標楷體" w:eastAsia="標楷體" w:hAnsi="標楷體"/>
          <w:noProof/>
          <w:color w:val="000000" w:themeColor="text1"/>
          <w:szCs w:val="24"/>
        </w:rPr>
      </w:pPr>
      <w:hyperlink w:anchor="_Toc220311175" w:history="1">
        <w:r w:rsidR="00971F49" w:rsidRPr="00EC3B6F">
          <w:rPr>
            <w:rStyle w:val="af6"/>
            <w:rFonts w:ascii="標楷體" w:eastAsia="標楷體" w:hAnsi="標楷體"/>
            <w:noProof/>
            <w:color w:val="000000" w:themeColor="text1"/>
            <w:kern w:val="52"/>
            <w:szCs w:val="24"/>
          </w:rPr>
          <w:t>1</w:t>
        </w:r>
        <w:r w:rsidR="00971F49" w:rsidRPr="00EC3B6F">
          <w:rPr>
            <w:rStyle w:val="af6"/>
            <w:rFonts w:ascii="標楷體" w:eastAsia="標楷體" w:hAnsi="標楷體" w:hint="eastAsia"/>
            <w:noProof/>
            <w:color w:val="000000" w:themeColor="text1"/>
            <w:szCs w:val="24"/>
          </w:rPr>
          <w:t>、</w:t>
        </w:r>
        <w:r w:rsidR="00971F49" w:rsidRPr="00EC3B6F">
          <w:rPr>
            <w:rStyle w:val="af6"/>
            <w:rFonts w:ascii="標楷體" w:eastAsia="標楷體" w:hAnsi="標楷體" w:hint="eastAsia"/>
            <w:noProof/>
            <w:color w:val="000000" w:themeColor="text1"/>
            <w:kern w:val="52"/>
            <w:szCs w:val="24"/>
          </w:rPr>
          <w:t>入口車輛通知</w: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tab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begin"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instrText xml:space="preserve"> PAGEREF _Toc220311175 \h </w:instrTex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separate"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t>4</w: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end"/>
        </w:r>
      </w:hyperlink>
    </w:p>
    <w:p w:rsidR="00971F49" w:rsidRPr="00EC3B6F" w:rsidRDefault="004D251B">
      <w:pPr>
        <w:pStyle w:val="21"/>
        <w:rPr>
          <w:rFonts w:ascii="標楷體" w:eastAsia="標楷體" w:hAnsi="標楷體"/>
          <w:noProof/>
          <w:color w:val="000000" w:themeColor="text1"/>
          <w:szCs w:val="24"/>
        </w:rPr>
      </w:pPr>
      <w:hyperlink w:anchor="_Toc220311176" w:history="1">
        <w:r w:rsidR="00971F49" w:rsidRPr="00EC3B6F">
          <w:rPr>
            <w:rStyle w:val="af6"/>
            <w:rFonts w:ascii="標楷體" w:eastAsia="標楷體" w:hAnsi="標楷體"/>
            <w:noProof/>
            <w:color w:val="000000" w:themeColor="text1"/>
            <w:kern w:val="52"/>
            <w:szCs w:val="24"/>
          </w:rPr>
          <w:t>2</w:t>
        </w:r>
        <w:r w:rsidR="00971F49" w:rsidRPr="00EC3B6F">
          <w:rPr>
            <w:rStyle w:val="af6"/>
            <w:rFonts w:ascii="標楷體" w:eastAsia="標楷體" w:hAnsi="標楷體" w:hint="eastAsia"/>
            <w:noProof/>
            <w:color w:val="000000" w:themeColor="text1"/>
            <w:szCs w:val="24"/>
          </w:rPr>
          <w:t>、</w:t>
        </w:r>
        <w:r w:rsidR="00971F49" w:rsidRPr="00EC3B6F">
          <w:rPr>
            <w:rStyle w:val="af6"/>
            <w:rFonts w:ascii="標楷體" w:eastAsia="標楷體" w:hAnsi="標楷體" w:hint="eastAsia"/>
            <w:noProof/>
            <w:color w:val="000000" w:themeColor="text1"/>
            <w:kern w:val="52"/>
            <w:szCs w:val="24"/>
          </w:rPr>
          <w:t>入場車輛通知</w: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tab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begin"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instrText xml:space="preserve"> PAGEREF _Toc220311176 \h </w:instrTex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separate"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t>6</w: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end"/>
        </w:r>
      </w:hyperlink>
    </w:p>
    <w:p w:rsidR="00971F49" w:rsidRPr="00EC3B6F" w:rsidRDefault="004D251B">
      <w:pPr>
        <w:pStyle w:val="21"/>
        <w:rPr>
          <w:rFonts w:ascii="標楷體" w:eastAsia="標楷體" w:hAnsi="標楷體"/>
          <w:noProof/>
          <w:color w:val="000000" w:themeColor="text1"/>
          <w:szCs w:val="24"/>
        </w:rPr>
      </w:pPr>
      <w:hyperlink w:anchor="_Toc220311177" w:history="1">
        <w:r w:rsidR="00971F49" w:rsidRPr="00EC3B6F">
          <w:rPr>
            <w:rStyle w:val="af6"/>
            <w:rFonts w:ascii="標楷體" w:eastAsia="標楷體" w:hAnsi="標楷體"/>
            <w:noProof/>
            <w:color w:val="000000" w:themeColor="text1"/>
            <w:kern w:val="52"/>
            <w:szCs w:val="24"/>
          </w:rPr>
          <w:t>3</w:t>
        </w:r>
        <w:r w:rsidR="00971F49" w:rsidRPr="00EC3B6F">
          <w:rPr>
            <w:rStyle w:val="af6"/>
            <w:rFonts w:ascii="標楷體" w:eastAsia="標楷體" w:hAnsi="標楷體" w:hint="eastAsia"/>
            <w:noProof/>
            <w:color w:val="000000" w:themeColor="text1"/>
            <w:szCs w:val="24"/>
          </w:rPr>
          <w:t>、</w:t>
        </w:r>
        <w:r w:rsidR="00971F49" w:rsidRPr="00EC3B6F">
          <w:rPr>
            <w:rStyle w:val="af6"/>
            <w:rFonts w:ascii="標楷體" w:eastAsia="標楷體" w:hAnsi="標楷體" w:hint="eastAsia"/>
            <w:noProof/>
            <w:color w:val="000000" w:themeColor="text1"/>
            <w:kern w:val="52"/>
            <w:szCs w:val="24"/>
          </w:rPr>
          <w:t>入格車輛通知</w: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tab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begin"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instrText xml:space="preserve"> PAGEREF _Toc220311177 \h </w:instrTex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separate"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t>8</w: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end"/>
        </w:r>
      </w:hyperlink>
    </w:p>
    <w:p w:rsidR="00971F49" w:rsidRPr="00EC3B6F" w:rsidRDefault="004D251B">
      <w:pPr>
        <w:pStyle w:val="21"/>
        <w:rPr>
          <w:rFonts w:ascii="標楷體" w:eastAsia="標楷體" w:hAnsi="標楷體"/>
          <w:noProof/>
          <w:color w:val="000000" w:themeColor="text1"/>
          <w:szCs w:val="24"/>
        </w:rPr>
      </w:pPr>
      <w:hyperlink w:anchor="_Toc220311178" w:history="1">
        <w:r w:rsidR="00971F49" w:rsidRPr="00EC3B6F">
          <w:rPr>
            <w:rStyle w:val="af6"/>
            <w:rFonts w:ascii="標楷體" w:eastAsia="標楷體" w:hAnsi="標楷體"/>
            <w:noProof/>
            <w:color w:val="000000" w:themeColor="text1"/>
            <w:kern w:val="52"/>
            <w:szCs w:val="24"/>
          </w:rPr>
          <w:t>4</w:t>
        </w:r>
        <w:r w:rsidR="00971F49" w:rsidRPr="00EC3B6F">
          <w:rPr>
            <w:rStyle w:val="af6"/>
            <w:rFonts w:ascii="標楷體" w:eastAsia="標楷體" w:hAnsi="標楷體" w:hint="eastAsia"/>
            <w:noProof/>
            <w:color w:val="000000" w:themeColor="text1"/>
            <w:szCs w:val="24"/>
          </w:rPr>
          <w:t>、</w:t>
        </w:r>
        <w:r w:rsidR="00971F49" w:rsidRPr="00EC3B6F">
          <w:rPr>
            <w:rStyle w:val="af6"/>
            <w:rFonts w:ascii="標楷體" w:eastAsia="標楷體" w:hAnsi="標楷體" w:hint="eastAsia"/>
            <w:noProof/>
            <w:color w:val="000000" w:themeColor="text1"/>
            <w:kern w:val="52"/>
            <w:szCs w:val="24"/>
          </w:rPr>
          <w:t>出格車輛通知</w: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tab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begin"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instrText xml:space="preserve"> PAGEREF _Toc220311178 \h </w:instrTex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separate"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t>9</w: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end"/>
        </w:r>
      </w:hyperlink>
    </w:p>
    <w:p w:rsidR="00971F49" w:rsidRPr="00EC3B6F" w:rsidRDefault="004D251B">
      <w:pPr>
        <w:pStyle w:val="21"/>
        <w:rPr>
          <w:rFonts w:ascii="標楷體" w:eastAsia="標楷體" w:hAnsi="標楷體"/>
          <w:noProof/>
          <w:color w:val="000000" w:themeColor="text1"/>
          <w:szCs w:val="24"/>
        </w:rPr>
      </w:pPr>
      <w:hyperlink w:anchor="_Toc220311179" w:history="1">
        <w:r w:rsidR="00971F49" w:rsidRPr="00EC3B6F">
          <w:rPr>
            <w:rStyle w:val="af6"/>
            <w:rFonts w:ascii="標楷體" w:eastAsia="標楷體" w:hAnsi="標楷體"/>
            <w:noProof/>
            <w:color w:val="000000" w:themeColor="text1"/>
            <w:kern w:val="52"/>
            <w:szCs w:val="24"/>
          </w:rPr>
          <w:t>5</w:t>
        </w:r>
        <w:r w:rsidR="00971F49" w:rsidRPr="00EC3B6F">
          <w:rPr>
            <w:rStyle w:val="af6"/>
            <w:rFonts w:ascii="標楷體" w:eastAsia="標楷體" w:hAnsi="標楷體" w:hint="eastAsia"/>
            <w:noProof/>
            <w:color w:val="000000" w:themeColor="text1"/>
            <w:szCs w:val="24"/>
          </w:rPr>
          <w:t>、</w:t>
        </w:r>
        <w:r w:rsidR="00971F49" w:rsidRPr="00EC3B6F">
          <w:rPr>
            <w:rStyle w:val="af6"/>
            <w:rFonts w:ascii="標楷體" w:eastAsia="標楷體" w:hAnsi="標楷體" w:hint="eastAsia"/>
            <w:noProof/>
            <w:color w:val="000000" w:themeColor="text1"/>
            <w:kern w:val="52"/>
            <w:szCs w:val="24"/>
          </w:rPr>
          <w:t>出口車輛通知</w: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tab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begin"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instrText xml:space="preserve"> PAGEREF _Toc220311179 \h </w:instrTex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separate"/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t>10</w:t>
        </w:r>
        <w:r w:rsidR="00971F49" w:rsidRPr="00EC3B6F">
          <w:rPr>
            <w:rFonts w:ascii="標楷體" w:eastAsia="標楷體" w:hAnsi="標楷體"/>
            <w:noProof/>
            <w:webHidden/>
            <w:color w:val="000000" w:themeColor="text1"/>
            <w:szCs w:val="24"/>
          </w:rPr>
          <w:fldChar w:fldCharType="end"/>
        </w:r>
      </w:hyperlink>
    </w:p>
    <w:p w:rsidR="00303CEB" w:rsidRPr="00EC3B6F" w:rsidRDefault="000E64B9">
      <w:pPr>
        <w:widowControl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/>
          <w:color w:val="000000" w:themeColor="text1"/>
          <w:szCs w:val="24"/>
        </w:rPr>
        <w:fldChar w:fldCharType="end"/>
      </w:r>
    </w:p>
    <w:p w:rsidR="00303CEB" w:rsidRPr="00EC3B6F" w:rsidRDefault="00303CEB">
      <w:pPr>
        <w:widowControl/>
        <w:rPr>
          <w:rFonts w:ascii="標楷體" w:eastAsia="標楷體" w:hAnsi="標楷體"/>
          <w:color w:val="000000" w:themeColor="text1"/>
          <w:szCs w:val="24"/>
        </w:rPr>
      </w:pPr>
    </w:p>
    <w:p w:rsidR="00303CEB" w:rsidRPr="00EC3B6F" w:rsidRDefault="00303CEB">
      <w:pPr>
        <w:widowControl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/>
          <w:color w:val="000000" w:themeColor="text1"/>
          <w:szCs w:val="24"/>
        </w:rPr>
        <w:br w:type="page"/>
      </w:r>
    </w:p>
    <w:p w:rsidR="00ED6263" w:rsidRPr="00EC3B6F" w:rsidRDefault="00694ACF" w:rsidP="00694ACF">
      <w:pPr>
        <w:pStyle w:val="1"/>
        <w:rPr>
          <w:rFonts w:ascii="標楷體" w:eastAsia="標楷體" w:hAnsi="標楷體"/>
          <w:color w:val="000000" w:themeColor="text1"/>
          <w:sz w:val="40"/>
          <w:szCs w:val="40"/>
        </w:rPr>
      </w:pPr>
      <w:bookmarkStart w:id="0" w:name="_Toc220311171"/>
      <w:r w:rsidRPr="00EC3B6F">
        <w:rPr>
          <w:rFonts w:ascii="標楷體" w:eastAsia="標楷體" w:hAnsi="標楷體"/>
          <w:color w:val="000000" w:themeColor="text1"/>
          <w:sz w:val="40"/>
          <w:szCs w:val="40"/>
        </w:rPr>
        <w:lastRenderedPageBreak/>
        <w:t>一、</w:t>
      </w:r>
      <w:r w:rsidR="00ED6263" w:rsidRPr="00EC3B6F">
        <w:rPr>
          <w:rFonts w:ascii="標楷體" w:eastAsia="標楷體" w:hAnsi="標楷體"/>
          <w:color w:val="000000" w:themeColor="text1"/>
          <w:sz w:val="40"/>
          <w:szCs w:val="40"/>
        </w:rPr>
        <w:t>系統說明</w:t>
      </w:r>
      <w:bookmarkEnd w:id="0"/>
    </w:p>
    <w:p w:rsidR="00BA4885" w:rsidRPr="00EC3B6F" w:rsidRDefault="00AE0C4B" w:rsidP="00694ACF">
      <w:pPr>
        <w:pStyle w:val="2"/>
        <w:rPr>
          <w:rFonts w:ascii="標楷體" w:eastAsia="標楷體" w:hAnsi="標楷體"/>
          <w:color w:val="000000" w:themeColor="text1"/>
          <w:sz w:val="32"/>
          <w:szCs w:val="32"/>
        </w:rPr>
      </w:pPr>
      <w:bookmarkStart w:id="1" w:name="_Toc220311172"/>
      <w:r w:rsidRPr="00EC3B6F">
        <w:rPr>
          <w:rFonts w:ascii="標楷體" w:eastAsia="標楷體" w:hAnsi="標楷體"/>
          <w:color w:val="000000" w:themeColor="text1"/>
          <w:sz w:val="32"/>
          <w:szCs w:val="32"/>
        </w:rPr>
        <w:t>1、系統目的</w:t>
      </w:r>
      <w:bookmarkEnd w:id="1"/>
    </w:p>
    <w:p w:rsidR="00BA4885" w:rsidRPr="00EC3B6F" w:rsidRDefault="00F7221E" w:rsidP="00BA4885">
      <w:pPr>
        <w:pStyle w:val="af5"/>
        <w:widowControl/>
        <w:ind w:leftChars="0" w:left="420"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/>
          <w:color w:val="000000" w:themeColor="text1"/>
          <w:szCs w:val="24"/>
        </w:rPr>
        <w:t>本文件為</w:t>
      </w:r>
      <w:r w:rsidR="00D55C2F" w:rsidRPr="00EC3B6F">
        <w:rPr>
          <w:rFonts w:ascii="標楷體" w:eastAsia="標楷體" w:hAnsi="標楷體" w:hint="eastAsia"/>
          <w:color w:val="000000" w:themeColor="text1"/>
          <w:szCs w:val="24"/>
        </w:rPr>
        <w:t>車牌辨識串接</w:t>
      </w:r>
      <w:r w:rsidR="00BA4885" w:rsidRPr="00EC3B6F">
        <w:rPr>
          <w:rFonts w:ascii="標楷體" w:eastAsia="標楷體" w:hAnsi="標楷體"/>
          <w:color w:val="000000" w:themeColor="text1"/>
          <w:szCs w:val="24"/>
        </w:rPr>
        <w:t>各項功能之API串接使用說明。</w:t>
      </w:r>
    </w:p>
    <w:p w:rsidR="00BA4885" w:rsidRPr="00EC3B6F" w:rsidRDefault="000A3FD2" w:rsidP="001C6D8E">
      <w:pPr>
        <w:pStyle w:val="2"/>
        <w:rPr>
          <w:rFonts w:ascii="標楷體" w:eastAsia="標楷體" w:hAnsi="標楷體"/>
          <w:color w:val="000000" w:themeColor="text1"/>
          <w:sz w:val="32"/>
          <w:szCs w:val="32"/>
        </w:rPr>
      </w:pPr>
      <w:bookmarkStart w:id="2" w:name="_Toc220311173"/>
      <w:r w:rsidRPr="00EC3B6F">
        <w:rPr>
          <w:rFonts w:ascii="標楷體" w:eastAsia="標楷體" w:hAnsi="標楷體"/>
          <w:color w:val="000000" w:themeColor="text1"/>
          <w:sz w:val="32"/>
          <w:szCs w:val="32"/>
        </w:rPr>
        <w:t>2、</w:t>
      </w:r>
      <w:r w:rsidR="00BA4885" w:rsidRPr="00EC3B6F">
        <w:rPr>
          <w:rFonts w:ascii="標楷體" w:eastAsia="標楷體" w:hAnsi="標楷體"/>
          <w:color w:val="000000" w:themeColor="text1"/>
          <w:sz w:val="32"/>
          <w:szCs w:val="32"/>
        </w:rPr>
        <w:t>系統架構</w:t>
      </w:r>
      <w:bookmarkEnd w:id="2"/>
    </w:p>
    <w:p w:rsidR="00BA4885" w:rsidRPr="00EC3B6F" w:rsidRDefault="00BA4885" w:rsidP="00836B7A">
      <w:pPr>
        <w:widowControl/>
        <w:ind w:firstLineChars="50" w:firstLine="120"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/>
          <w:color w:val="000000" w:themeColor="text1"/>
          <w:szCs w:val="24"/>
        </w:rPr>
        <w:t xml:space="preserve">  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2.1</w:t>
      </w:r>
      <w:r w:rsidR="00A0760E" w:rsidRPr="00EC3B6F"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="0056053A" w:rsidRPr="00EC3B6F"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="00C572FC" w:rsidRPr="00EC3B6F">
        <w:rPr>
          <w:rFonts w:ascii="標楷體" w:eastAsia="標楷體" w:hAnsi="標楷體"/>
          <w:color w:val="000000" w:themeColor="text1"/>
          <w:szCs w:val="24"/>
        </w:rPr>
        <w:t>加密方式：</w:t>
      </w:r>
      <w:r w:rsidR="0085660F" w:rsidRPr="00EC3B6F">
        <w:rPr>
          <w:rFonts w:ascii="標楷體" w:eastAsia="標楷體" w:hAnsi="標楷體"/>
          <w:color w:val="000000" w:themeColor="text1"/>
          <w:szCs w:val="24"/>
        </w:rPr>
        <w:t>外部可使用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SSL加密方式(https)</w:t>
      </w:r>
      <w:r w:rsidR="00214B15" w:rsidRPr="00EC3B6F">
        <w:rPr>
          <w:rFonts w:ascii="標楷體" w:eastAsia="標楷體" w:hAnsi="標楷體"/>
          <w:color w:val="000000" w:themeColor="text1"/>
          <w:szCs w:val="24"/>
        </w:rPr>
        <w:t>，</w:t>
      </w:r>
      <w:r w:rsidR="00D55C2F" w:rsidRPr="00EC3B6F">
        <w:rPr>
          <w:rFonts w:ascii="標楷體" w:eastAsia="標楷體" w:hAnsi="標楷體"/>
          <w:color w:val="000000" w:themeColor="text1"/>
          <w:szCs w:val="24"/>
        </w:rPr>
        <w:t>內部系統可使用http</w:t>
      </w:r>
      <w:r w:rsidRPr="00EC3B6F">
        <w:rPr>
          <w:rFonts w:ascii="標楷體" w:eastAsia="標楷體" w:hAnsi="標楷體"/>
          <w:color w:val="000000" w:themeColor="text1"/>
          <w:szCs w:val="24"/>
        </w:rPr>
        <w:t>。</w:t>
      </w:r>
    </w:p>
    <w:p w:rsidR="00BA4885" w:rsidRPr="00EC3B6F" w:rsidRDefault="00BA4885" w:rsidP="00BA4885">
      <w:pPr>
        <w:widowControl/>
        <w:ind w:firstLineChars="150" w:firstLine="360"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color w:val="000000" w:themeColor="text1"/>
          <w:szCs w:val="24"/>
        </w:rPr>
        <w:t>2.2</w:t>
      </w:r>
      <w:r w:rsidR="0056053A" w:rsidRPr="00EC3B6F"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="00D542AB" w:rsidRPr="00EC3B6F">
        <w:rPr>
          <w:rFonts w:ascii="標楷體" w:eastAsia="標楷體" w:hAnsi="標楷體" w:hint="eastAsia"/>
          <w:color w:val="000000" w:themeColor="text1"/>
          <w:szCs w:val="24"/>
        </w:rPr>
        <w:t xml:space="preserve"> </w:t>
      </w:r>
      <w:r w:rsidR="00C572FC" w:rsidRPr="00EC3B6F">
        <w:rPr>
          <w:rFonts w:ascii="標楷體" w:eastAsia="標楷體" w:hAnsi="標楷體"/>
          <w:color w:val="000000" w:themeColor="text1"/>
          <w:szCs w:val="24"/>
        </w:rPr>
        <w:t>傳送方式：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API</w:t>
      </w:r>
      <w:r w:rsidR="00D542AB" w:rsidRPr="00EC3B6F">
        <w:rPr>
          <w:rFonts w:ascii="標楷體" w:eastAsia="標楷體" w:hAnsi="標楷體"/>
          <w:color w:val="000000" w:themeColor="text1"/>
          <w:szCs w:val="24"/>
        </w:rPr>
        <w:t>呼叫方式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皆以</w:t>
      </w:r>
      <w:r w:rsidRPr="00EC3B6F">
        <w:rPr>
          <w:rFonts w:ascii="標楷體" w:eastAsia="標楷體" w:hAnsi="標楷體"/>
          <w:color w:val="000000" w:themeColor="text1"/>
          <w:szCs w:val="24"/>
        </w:rPr>
        <w:t>POST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 xml:space="preserve"> </w:t>
      </w:r>
      <w:r w:rsidR="00342C26" w:rsidRPr="00EC3B6F">
        <w:rPr>
          <w:rFonts w:ascii="標楷體" w:eastAsia="標楷體" w:hAnsi="標楷體"/>
          <w:color w:val="000000" w:themeColor="text1"/>
          <w:szCs w:val="24"/>
        </w:rPr>
        <w:t>動詞</w:t>
      </w:r>
      <w:r w:rsidR="00AA09E9" w:rsidRPr="00EC3B6F">
        <w:rPr>
          <w:rFonts w:ascii="標楷體" w:eastAsia="標楷體" w:hAnsi="標楷體" w:hint="eastAsia"/>
          <w:color w:val="000000" w:themeColor="text1"/>
          <w:szCs w:val="24"/>
        </w:rPr>
        <w:t>傳送資料，並在Request Head</w:t>
      </w:r>
      <w:r w:rsidR="00AA09E9" w:rsidRPr="00EC3B6F">
        <w:rPr>
          <w:rFonts w:ascii="標楷體" w:eastAsia="標楷體" w:hAnsi="標楷體"/>
          <w:color w:val="000000" w:themeColor="text1"/>
          <w:szCs w:val="24"/>
        </w:rPr>
        <w:t>er</w:t>
      </w:r>
      <w:r w:rsidR="00AA09E9" w:rsidRPr="00EC3B6F">
        <w:rPr>
          <w:rFonts w:ascii="標楷體" w:eastAsia="標楷體" w:hAnsi="標楷體" w:hint="eastAsia"/>
          <w:color w:val="000000" w:themeColor="text1"/>
          <w:szCs w:val="24"/>
        </w:rPr>
        <w:t>加上</w:t>
      </w:r>
      <w:r w:rsidR="009F529A" w:rsidRPr="00EC3B6F">
        <w:rPr>
          <w:rFonts w:ascii="標楷體" w:eastAsia="標楷體" w:hAnsi="標楷體" w:hint="eastAsia"/>
          <w:color w:val="000000" w:themeColor="text1"/>
          <w:szCs w:val="24"/>
        </w:rPr>
        <w:t>Camera-Token</w:t>
      </w:r>
      <w:r w:rsidR="00080863" w:rsidRPr="00EC3B6F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740721" w:rsidRPr="00EC3B6F" w:rsidRDefault="00740721" w:rsidP="00BA4885">
      <w:pPr>
        <w:widowControl/>
        <w:ind w:firstLineChars="150" w:firstLine="360"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color w:val="000000" w:themeColor="text1"/>
          <w:szCs w:val="24"/>
        </w:rPr>
        <w:t xml:space="preserve">     Token到期前1個月會提供新Token</w:t>
      </w:r>
      <w:r w:rsidR="00BB39C3" w:rsidRPr="00EC3B6F">
        <w:rPr>
          <w:rFonts w:ascii="標楷體" w:eastAsia="標楷體" w:hAnsi="標楷體" w:hint="eastAsia"/>
          <w:color w:val="000000" w:themeColor="text1"/>
          <w:szCs w:val="24"/>
        </w:rPr>
        <w:t>進行更換。</w:t>
      </w:r>
    </w:p>
    <w:p w:rsidR="00BA4885" w:rsidRPr="00EC3B6F" w:rsidRDefault="00BA4885" w:rsidP="00451743">
      <w:pPr>
        <w:widowControl/>
        <w:ind w:leftChars="150" w:left="360"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color w:val="000000" w:themeColor="text1"/>
          <w:szCs w:val="24"/>
        </w:rPr>
        <w:t>2.3</w:t>
      </w:r>
      <w:r w:rsidR="00A0760E" w:rsidRPr="00EC3B6F"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="0056053A" w:rsidRPr="00EC3B6F">
        <w:rPr>
          <w:rFonts w:ascii="標楷體" w:eastAsia="標楷體" w:hAnsi="標楷體"/>
          <w:color w:val="000000" w:themeColor="text1"/>
          <w:szCs w:val="24"/>
        </w:rPr>
        <w:t xml:space="preserve"> </w:t>
      </w:r>
      <w:r w:rsidR="00C572FC" w:rsidRPr="00EC3B6F">
        <w:rPr>
          <w:rFonts w:ascii="標楷體" w:eastAsia="標楷體" w:hAnsi="標楷體"/>
          <w:color w:val="000000" w:themeColor="text1"/>
          <w:szCs w:val="24"/>
        </w:rPr>
        <w:t>資料格式：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API</w:t>
      </w:r>
      <w:r w:rsidR="002450E3" w:rsidRPr="00EC3B6F">
        <w:rPr>
          <w:rFonts w:ascii="標楷體" w:eastAsia="標楷體" w:hAnsi="標楷體" w:hint="eastAsia"/>
          <w:color w:val="000000" w:themeColor="text1"/>
          <w:szCs w:val="24"/>
        </w:rPr>
        <w:t>參數及</w:t>
      </w:r>
      <w:r w:rsidRPr="00EC3B6F">
        <w:rPr>
          <w:rFonts w:ascii="標楷體" w:eastAsia="標楷體" w:hAnsi="標楷體"/>
          <w:color w:val="000000" w:themeColor="text1"/>
          <w:szCs w:val="24"/>
        </w:rPr>
        <w:t>回傳</w:t>
      </w:r>
      <w:r w:rsidR="00EF7EEC" w:rsidRPr="00EC3B6F">
        <w:rPr>
          <w:rFonts w:ascii="標楷體" w:eastAsia="標楷體" w:hAnsi="標楷體"/>
          <w:color w:val="000000" w:themeColor="text1"/>
          <w:szCs w:val="24"/>
        </w:rPr>
        <w:t>格式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 xml:space="preserve">皆以JSON </w:t>
      </w:r>
      <w:r w:rsidR="00B710BE" w:rsidRPr="00EC3B6F">
        <w:rPr>
          <w:rFonts w:ascii="標楷體" w:eastAsia="標楷體" w:hAnsi="標楷體" w:hint="eastAsia"/>
          <w:color w:val="000000" w:themeColor="text1"/>
          <w:szCs w:val="24"/>
        </w:rPr>
        <w:t>格式</w:t>
      </w:r>
      <w:r w:rsidR="00B710BE" w:rsidRPr="00EC3B6F">
        <w:rPr>
          <w:rFonts w:ascii="標楷體" w:eastAsia="標楷體" w:hAnsi="標楷體"/>
          <w:color w:val="000000" w:themeColor="text1"/>
          <w:szCs w:val="24"/>
        </w:rPr>
        <w:t>，</w:t>
      </w:r>
      <w:r w:rsidR="00B710BE" w:rsidRPr="00EC3B6F">
        <w:rPr>
          <w:rFonts w:ascii="標楷體" w:eastAsia="標楷體" w:hAnsi="標楷體" w:hint="eastAsia"/>
          <w:color w:val="000000" w:themeColor="text1"/>
          <w:szCs w:val="24"/>
        </w:rPr>
        <w:t>UTF-8編碼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。</w:t>
      </w:r>
      <w:r w:rsidR="00451743" w:rsidRPr="00EC3B6F">
        <w:rPr>
          <w:rFonts w:ascii="標楷體" w:eastAsia="標楷體" w:hAnsi="標楷體"/>
          <w:color w:val="000000" w:themeColor="text1"/>
          <w:szCs w:val="24"/>
        </w:rPr>
        <w:br/>
      </w:r>
      <w:r w:rsidR="00451743" w:rsidRPr="00EC3B6F">
        <w:rPr>
          <w:rFonts w:ascii="標楷體" w:eastAsia="標楷體" w:hAnsi="標楷體" w:hint="eastAsia"/>
          <w:color w:val="000000" w:themeColor="text1"/>
          <w:szCs w:val="24"/>
        </w:rPr>
        <w:t>2.4</w:t>
      </w:r>
      <w:r w:rsidR="00451743" w:rsidRPr="00EC3B6F">
        <w:rPr>
          <w:rFonts w:ascii="標楷體" w:eastAsia="標楷體" w:hAnsi="標楷體"/>
          <w:color w:val="000000" w:themeColor="text1"/>
          <w:szCs w:val="24"/>
        </w:rPr>
        <w:t xml:space="preserve">  </w:t>
      </w:r>
      <w:r w:rsidR="009F529A" w:rsidRPr="00EC3B6F">
        <w:rPr>
          <w:rFonts w:ascii="標楷體" w:eastAsia="標楷體" w:hAnsi="標楷體" w:hint="eastAsia"/>
          <w:color w:val="000000" w:themeColor="text1"/>
          <w:szCs w:val="24"/>
        </w:rPr>
        <w:t>Camera-Token</w:t>
      </w:r>
      <w:r w:rsidR="00451743" w:rsidRPr="00EC3B6F">
        <w:rPr>
          <w:rFonts w:ascii="標楷體" w:eastAsia="標楷體" w:hAnsi="標楷體"/>
          <w:color w:val="000000" w:themeColor="text1"/>
          <w:szCs w:val="24"/>
        </w:rPr>
        <w:t>：</w:t>
      </w:r>
      <w:r w:rsidR="00451743" w:rsidRPr="00EC3B6F">
        <w:rPr>
          <w:rFonts w:ascii="標楷體" w:eastAsia="標楷體" w:hAnsi="標楷體" w:hint="eastAsia"/>
          <w:color w:val="000000" w:themeColor="text1"/>
          <w:szCs w:val="24"/>
        </w:rPr>
        <w:t>由相關系統負責人email通知。</w:t>
      </w:r>
    </w:p>
    <w:p w:rsidR="00053B66" w:rsidRPr="00EC3B6F" w:rsidRDefault="00451743" w:rsidP="00C572FC">
      <w:pPr>
        <w:widowControl/>
        <w:ind w:firstLineChars="150" w:firstLine="360"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/>
          <w:color w:val="000000" w:themeColor="text1"/>
          <w:szCs w:val="24"/>
        </w:rPr>
        <w:t>2.5</w:t>
      </w:r>
      <w:r w:rsidR="00053B66" w:rsidRPr="00EC3B6F">
        <w:rPr>
          <w:rFonts w:ascii="標楷體" w:eastAsia="標楷體" w:hAnsi="標楷體"/>
          <w:color w:val="000000" w:themeColor="text1"/>
          <w:szCs w:val="24"/>
        </w:rPr>
        <w:t xml:space="preserve">  代碼</w:t>
      </w:r>
      <w:r w:rsidR="009F1979" w:rsidRPr="00EC3B6F">
        <w:rPr>
          <w:rFonts w:ascii="標楷體" w:eastAsia="標楷體" w:hAnsi="標楷體" w:hint="eastAsia"/>
          <w:color w:val="000000" w:themeColor="text1"/>
          <w:szCs w:val="24"/>
        </w:rPr>
        <w:t>說明</w:t>
      </w:r>
      <w:r w:rsidR="00C572FC" w:rsidRPr="00EC3B6F">
        <w:rPr>
          <w:rFonts w:ascii="標楷體" w:eastAsia="標楷體" w:hAnsi="標楷體"/>
          <w:color w:val="000000" w:themeColor="text1"/>
          <w:szCs w:val="24"/>
        </w:rPr>
        <w:t>：</w:t>
      </w:r>
      <w:r w:rsidR="00894BC9" w:rsidRPr="00EC3B6F">
        <w:rPr>
          <w:rFonts w:ascii="標楷體" w:eastAsia="標楷體" w:hAnsi="標楷體"/>
          <w:color w:val="000000" w:themeColor="text1"/>
          <w:szCs w:val="24"/>
        </w:rPr>
        <w:t>API</w:t>
      </w:r>
      <w:r w:rsidR="009F1979" w:rsidRPr="00EC3B6F">
        <w:rPr>
          <w:rFonts w:ascii="標楷體" w:eastAsia="標楷體" w:hAnsi="標楷體" w:hint="eastAsia"/>
          <w:color w:val="000000" w:themeColor="text1"/>
          <w:szCs w:val="24"/>
        </w:rPr>
        <w:t>參數及</w:t>
      </w:r>
      <w:r w:rsidR="00053B66" w:rsidRPr="00EC3B6F">
        <w:rPr>
          <w:rFonts w:ascii="標楷體" w:eastAsia="標楷體" w:hAnsi="標楷體"/>
          <w:color w:val="000000" w:themeColor="text1"/>
          <w:szCs w:val="24"/>
        </w:rPr>
        <w:t>回傳</w:t>
      </w:r>
      <w:r w:rsidR="009F1979" w:rsidRPr="00EC3B6F">
        <w:rPr>
          <w:rFonts w:ascii="標楷體" w:eastAsia="標楷體" w:hAnsi="標楷體" w:hint="eastAsia"/>
          <w:color w:val="000000" w:themeColor="text1"/>
          <w:szCs w:val="24"/>
        </w:rPr>
        <w:t>代碼，</w:t>
      </w:r>
      <w:r w:rsidR="00053B66" w:rsidRPr="00EC3B6F">
        <w:rPr>
          <w:rFonts w:ascii="標楷體" w:eastAsia="標楷體" w:hAnsi="標楷體"/>
          <w:color w:val="000000" w:themeColor="text1"/>
          <w:szCs w:val="24"/>
        </w:rPr>
        <w:t>說明如下表</w:t>
      </w:r>
    </w:p>
    <w:p w:rsidR="00A16A51" w:rsidRPr="00EC3B6F" w:rsidRDefault="00C232F4" w:rsidP="004B4351">
      <w:pPr>
        <w:pStyle w:val="af5"/>
        <w:numPr>
          <w:ilvl w:val="0"/>
          <w:numId w:val="1"/>
        </w:numPr>
        <w:ind w:leftChars="0"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/>
          <w:color w:val="000000" w:themeColor="text1"/>
          <w:szCs w:val="24"/>
        </w:rPr>
        <w:t>ret_code</w:t>
      </w:r>
      <w:r w:rsidR="004066B2" w:rsidRPr="00EC3B6F">
        <w:rPr>
          <w:rFonts w:ascii="標楷體" w:eastAsia="標楷體" w:hAnsi="標楷體" w:hint="eastAsia"/>
          <w:color w:val="000000" w:themeColor="text1"/>
          <w:szCs w:val="24"/>
        </w:rPr>
        <w:t>：執行失敗</w:t>
      </w:r>
      <w:r w:rsidR="00572843" w:rsidRPr="00EC3B6F">
        <w:rPr>
          <w:rFonts w:ascii="標楷體" w:eastAsia="標楷體" w:hAnsi="標楷體" w:hint="eastAsia"/>
          <w:color w:val="000000" w:themeColor="text1"/>
          <w:szCs w:val="24"/>
        </w:rPr>
        <w:t>第1</w:t>
      </w:r>
      <w:r w:rsidR="00E67AAB" w:rsidRPr="00EC3B6F">
        <w:rPr>
          <w:rFonts w:ascii="標楷體" w:eastAsia="標楷體" w:hAnsi="標楷體" w:hint="eastAsia"/>
          <w:color w:val="000000" w:themeColor="text1"/>
          <w:szCs w:val="24"/>
        </w:rPr>
        <w:t>碼表示處理行為</w:t>
      </w:r>
      <w:r w:rsidR="00572843" w:rsidRPr="00EC3B6F">
        <w:rPr>
          <w:rFonts w:ascii="標楷體" w:eastAsia="標楷體" w:hAnsi="標楷體" w:hint="eastAsia"/>
          <w:color w:val="000000" w:themeColor="text1"/>
          <w:szCs w:val="24"/>
        </w:rPr>
        <w:t xml:space="preserve"> </w:t>
      </w:r>
      <w:r w:rsidR="004066B2" w:rsidRPr="00EC3B6F">
        <w:rPr>
          <w:rFonts w:ascii="標楷體" w:eastAsia="標楷體" w:hAnsi="標楷體" w:hint="eastAsia"/>
          <w:color w:val="000000" w:themeColor="text1"/>
          <w:szCs w:val="24"/>
        </w:rPr>
        <w:t>W:警告</w:t>
      </w:r>
      <w:r w:rsidR="00572843" w:rsidRPr="00EC3B6F">
        <w:rPr>
          <w:rFonts w:ascii="標楷體" w:eastAsia="標楷體" w:hAnsi="標楷體" w:hint="eastAsia"/>
          <w:color w:val="000000" w:themeColor="text1"/>
          <w:szCs w:val="24"/>
        </w:rPr>
        <w:t xml:space="preserve">E:錯誤 </w:t>
      </w:r>
    </w:p>
    <w:tbl>
      <w:tblPr>
        <w:tblStyle w:val="af7"/>
        <w:tblW w:w="0" w:type="auto"/>
        <w:tblInd w:w="959" w:type="dxa"/>
        <w:tblLook w:val="04A0" w:firstRow="1" w:lastRow="0" w:firstColumn="1" w:lastColumn="0" w:noHBand="0" w:noVBand="1"/>
      </w:tblPr>
      <w:tblGrid>
        <w:gridCol w:w="1276"/>
        <w:gridCol w:w="1176"/>
        <w:gridCol w:w="5386"/>
      </w:tblGrid>
      <w:tr w:rsidR="00EC3B6F" w:rsidRPr="00EC3B6F" w:rsidTr="0048547F">
        <w:tc>
          <w:tcPr>
            <w:tcW w:w="1276" w:type="dxa"/>
          </w:tcPr>
          <w:p w:rsidR="00983B32" w:rsidRPr="00EC3B6F" w:rsidRDefault="00983B32" w:rsidP="00BA4885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代碼類別</w:t>
            </w:r>
          </w:p>
        </w:tc>
        <w:tc>
          <w:tcPr>
            <w:tcW w:w="1176" w:type="dxa"/>
          </w:tcPr>
          <w:p w:rsidR="00983B32" w:rsidRPr="00EC3B6F" w:rsidRDefault="00983B32" w:rsidP="00BA4885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代碼</w:t>
            </w:r>
          </w:p>
        </w:tc>
        <w:tc>
          <w:tcPr>
            <w:tcW w:w="5386" w:type="dxa"/>
          </w:tcPr>
          <w:p w:rsidR="00983B32" w:rsidRPr="00EC3B6F" w:rsidRDefault="00983B32" w:rsidP="00BA4885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代碼說明</w:t>
            </w:r>
          </w:p>
        </w:tc>
      </w:tr>
      <w:tr w:rsidR="00EC3B6F" w:rsidRPr="00EC3B6F" w:rsidTr="0048547F">
        <w:tc>
          <w:tcPr>
            <w:tcW w:w="1276" w:type="dxa"/>
            <w:vMerge w:val="restart"/>
          </w:tcPr>
          <w:p w:rsidR="00865304" w:rsidRPr="00EC3B6F" w:rsidRDefault="00C232F4" w:rsidP="00D73778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ret_code</w:t>
            </w:r>
          </w:p>
        </w:tc>
        <w:tc>
          <w:tcPr>
            <w:tcW w:w="1176" w:type="dxa"/>
          </w:tcPr>
          <w:p w:rsidR="00865304" w:rsidRPr="00EC3B6F" w:rsidRDefault="00865304" w:rsidP="00D73778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000</w:t>
            </w:r>
          </w:p>
        </w:tc>
        <w:tc>
          <w:tcPr>
            <w:tcW w:w="5386" w:type="dxa"/>
          </w:tcPr>
          <w:p w:rsidR="00865304" w:rsidRPr="00EC3B6F" w:rsidRDefault="00865304" w:rsidP="00D73778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執行成功</w:t>
            </w:r>
          </w:p>
        </w:tc>
      </w:tr>
      <w:tr w:rsidR="00EC3B6F" w:rsidRPr="00EC3B6F" w:rsidTr="0048547F">
        <w:tc>
          <w:tcPr>
            <w:tcW w:w="1276" w:type="dxa"/>
            <w:vMerge/>
          </w:tcPr>
          <w:p w:rsidR="00865304" w:rsidRPr="00EC3B6F" w:rsidRDefault="00865304" w:rsidP="00D73778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865304" w:rsidRPr="00EC3B6F" w:rsidRDefault="00865304" w:rsidP="00D73778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細明體"/>
                <w:color w:val="000000" w:themeColor="text1"/>
                <w:kern w:val="0"/>
                <w:szCs w:val="24"/>
              </w:rPr>
              <w:t>W001</w:t>
            </w:r>
          </w:p>
        </w:tc>
        <w:tc>
          <w:tcPr>
            <w:tcW w:w="5386" w:type="dxa"/>
          </w:tcPr>
          <w:p w:rsidR="00865304" w:rsidRPr="00EC3B6F" w:rsidRDefault="00D55C2F" w:rsidP="00D55C2F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API Token驗證失敗</w:t>
            </w:r>
          </w:p>
        </w:tc>
      </w:tr>
      <w:tr w:rsidR="00EC3B6F" w:rsidRPr="00EC3B6F" w:rsidTr="0048547F">
        <w:tc>
          <w:tcPr>
            <w:tcW w:w="1276" w:type="dxa"/>
            <w:vMerge/>
          </w:tcPr>
          <w:p w:rsidR="00F87B05" w:rsidRPr="00EC3B6F" w:rsidRDefault="00F87B05" w:rsidP="00D73778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F87B05" w:rsidRPr="00EC3B6F" w:rsidRDefault="00F87B05" w:rsidP="00D73778">
            <w:pPr>
              <w:widowControl/>
              <w:rPr>
                <w:rFonts w:ascii="標楷體" w:eastAsia="標楷體" w:hAnsi="標楷體" w:cs="細明體"/>
                <w:color w:val="000000" w:themeColor="text1"/>
                <w:kern w:val="0"/>
                <w:szCs w:val="24"/>
              </w:rPr>
            </w:pPr>
            <w:r w:rsidRPr="00EC3B6F">
              <w:rPr>
                <w:rFonts w:ascii="標楷體" w:eastAsia="標楷體" w:hAnsi="標楷體" w:cs="細明體"/>
                <w:color w:val="000000" w:themeColor="text1"/>
                <w:kern w:val="0"/>
                <w:szCs w:val="24"/>
              </w:rPr>
              <w:t>W002</w:t>
            </w:r>
          </w:p>
        </w:tc>
        <w:tc>
          <w:tcPr>
            <w:tcW w:w="5386" w:type="dxa"/>
          </w:tcPr>
          <w:p w:rsidR="00F87B05" w:rsidRPr="00EC3B6F" w:rsidRDefault="00D55C2F" w:rsidP="00F87B05">
            <w:pPr>
              <w:widowControl/>
              <w:shd w:val="clear" w:color="auto" w:fill="FFFFFF"/>
              <w:spacing w:line="270" w:lineRule="atLeast"/>
              <w:rPr>
                <w:rFonts w:ascii="標楷體" w:eastAsia="標楷體" w:hAnsi="標楷體" w:cs="Courier New"/>
                <w:color w:val="000000" w:themeColor="text1"/>
                <w:kern w:val="0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資料檢核失敗，訊息將顯示檢核欄位及檢核項目</w:t>
            </w:r>
          </w:p>
        </w:tc>
      </w:tr>
      <w:tr w:rsidR="00EC3B6F" w:rsidRPr="00EC3B6F" w:rsidTr="00385579">
        <w:tc>
          <w:tcPr>
            <w:tcW w:w="1276" w:type="dxa"/>
            <w:vMerge/>
          </w:tcPr>
          <w:p w:rsidR="009A1A97" w:rsidRPr="00EC3B6F" w:rsidRDefault="009A1A97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9A1A97" w:rsidRPr="00EC3B6F" w:rsidRDefault="009A1A97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W003</w:t>
            </w:r>
          </w:p>
        </w:tc>
        <w:tc>
          <w:tcPr>
            <w:tcW w:w="5386" w:type="dxa"/>
          </w:tcPr>
          <w:p w:rsidR="009A1A97" w:rsidRPr="00EC3B6F" w:rsidRDefault="00A15BF1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車號未在預約單中</w:t>
            </w:r>
          </w:p>
        </w:tc>
      </w:tr>
      <w:tr w:rsidR="00EC3B6F" w:rsidRPr="00EC3B6F" w:rsidTr="00385579">
        <w:tc>
          <w:tcPr>
            <w:tcW w:w="1276" w:type="dxa"/>
            <w:vMerge/>
          </w:tcPr>
          <w:p w:rsidR="009A1A97" w:rsidRPr="00EC3B6F" w:rsidRDefault="009A1A97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9A1A97" w:rsidRPr="00EC3B6F" w:rsidRDefault="009A1A97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W004</w:t>
            </w:r>
          </w:p>
        </w:tc>
        <w:tc>
          <w:tcPr>
            <w:tcW w:w="5386" w:type="dxa"/>
          </w:tcPr>
          <w:p w:rsidR="009A1A97" w:rsidRPr="00EC3B6F" w:rsidRDefault="00CF3C74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尚未到達入場時間</w:t>
            </w:r>
          </w:p>
        </w:tc>
      </w:tr>
      <w:tr w:rsidR="00EC3B6F" w:rsidRPr="00EC3B6F" w:rsidTr="00385579">
        <w:tc>
          <w:tcPr>
            <w:tcW w:w="1276" w:type="dxa"/>
            <w:vMerge/>
          </w:tcPr>
          <w:p w:rsidR="00CF3C74" w:rsidRPr="00EC3B6F" w:rsidRDefault="00CF3C74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CF3C74" w:rsidRPr="00EC3B6F" w:rsidRDefault="00CF3C74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W005</w:t>
            </w:r>
          </w:p>
        </w:tc>
        <w:tc>
          <w:tcPr>
            <w:tcW w:w="5386" w:type="dxa"/>
          </w:tcPr>
          <w:p w:rsidR="00CF3C74" w:rsidRPr="00EC3B6F" w:rsidRDefault="00CF3C74" w:rsidP="0048547F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進場已超過離場時間</w:t>
            </w:r>
          </w:p>
        </w:tc>
      </w:tr>
      <w:tr w:rsidR="00EC3B6F" w:rsidRPr="00EC3B6F" w:rsidTr="00385579">
        <w:tc>
          <w:tcPr>
            <w:tcW w:w="1276" w:type="dxa"/>
            <w:vMerge/>
          </w:tcPr>
          <w:p w:rsidR="00090F84" w:rsidRPr="00EC3B6F" w:rsidRDefault="00090F84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090F84" w:rsidRPr="00EC3B6F" w:rsidRDefault="00090F84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W007</w:t>
            </w:r>
          </w:p>
        </w:tc>
        <w:tc>
          <w:tcPr>
            <w:tcW w:w="5386" w:type="dxa"/>
          </w:tcPr>
          <w:p w:rsidR="00090F84" w:rsidRPr="00EC3B6F" w:rsidRDefault="00090F84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入場車號在預約單內無對應</w:t>
            </w:r>
          </w:p>
        </w:tc>
      </w:tr>
      <w:tr w:rsidR="00EC3B6F" w:rsidRPr="00EC3B6F" w:rsidTr="00385579">
        <w:tc>
          <w:tcPr>
            <w:tcW w:w="1276" w:type="dxa"/>
            <w:vMerge/>
          </w:tcPr>
          <w:p w:rsidR="00090F84" w:rsidRPr="00EC3B6F" w:rsidRDefault="00090F84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090F84" w:rsidRPr="00EC3B6F" w:rsidRDefault="00090F84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W008</w:t>
            </w:r>
          </w:p>
        </w:tc>
        <w:tc>
          <w:tcPr>
            <w:tcW w:w="5386" w:type="dxa"/>
          </w:tcPr>
          <w:p w:rsidR="00A8263D" w:rsidRPr="00EC3B6F" w:rsidRDefault="00090F84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資料庫中查無</w:t>
            </w:r>
            <w:r w:rsidR="00A8263D"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入口處編號</w:t>
            </w:r>
          </w:p>
        </w:tc>
      </w:tr>
      <w:tr w:rsidR="00EC3B6F" w:rsidRPr="00EC3B6F" w:rsidTr="00385579">
        <w:tc>
          <w:tcPr>
            <w:tcW w:w="1276" w:type="dxa"/>
            <w:vMerge/>
          </w:tcPr>
          <w:p w:rsidR="00090F84" w:rsidRPr="00EC3B6F" w:rsidRDefault="00090F84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090F84" w:rsidRPr="00EC3B6F" w:rsidRDefault="001A5BD8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W009</w:t>
            </w:r>
          </w:p>
        </w:tc>
        <w:tc>
          <w:tcPr>
            <w:tcW w:w="5386" w:type="dxa"/>
          </w:tcPr>
          <w:p w:rsidR="00090F84" w:rsidRPr="00EC3B6F" w:rsidRDefault="007D0E41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保留代碼(目前未使用)</w:t>
            </w:r>
          </w:p>
        </w:tc>
      </w:tr>
      <w:tr w:rsidR="00EC3B6F" w:rsidRPr="00EC3B6F" w:rsidTr="00385579">
        <w:tc>
          <w:tcPr>
            <w:tcW w:w="1276" w:type="dxa"/>
            <w:vMerge/>
          </w:tcPr>
          <w:p w:rsidR="00090F84" w:rsidRPr="00EC3B6F" w:rsidRDefault="00090F84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1A5BD8" w:rsidRPr="00EC3B6F" w:rsidRDefault="001A5BD8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W010</w:t>
            </w:r>
          </w:p>
        </w:tc>
        <w:tc>
          <w:tcPr>
            <w:tcW w:w="5386" w:type="dxa"/>
          </w:tcPr>
          <w:p w:rsidR="00090F84" w:rsidRPr="00EC3B6F" w:rsidRDefault="00B20F0E" w:rsidP="001A5BD8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失敗入格</w:t>
            </w:r>
            <w:proofErr w:type="gramEnd"/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，非正確預約車號</w:t>
            </w:r>
          </w:p>
        </w:tc>
      </w:tr>
      <w:tr w:rsidR="00EC3B6F" w:rsidRPr="00EC3B6F" w:rsidTr="00385579">
        <w:tc>
          <w:tcPr>
            <w:tcW w:w="1276" w:type="dxa"/>
            <w:vMerge/>
          </w:tcPr>
          <w:p w:rsidR="001A5BD8" w:rsidRPr="00EC3B6F" w:rsidRDefault="001A5BD8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1A5BD8" w:rsidRPr="00EC3B6F" w:rsidRDefault="001A5BD8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W011</w:t>
            </w:r>
          </w:p>
        </w:tc>
        <w:tc>
          <w:tcPr>
            <w:tcW w:w="5386" w:type="dxa"/>
          </w:tcPr>
          <w:p w:rsidR="001A5BD8" w:rsidRPr="00EC3B6F" w:rsidRDefault="001A5BD8" w:rsidP="001A5BD8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入格碼頭</w:t>
            </w:r>
            <w:proofErr w:type="gramEnd"/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錯誤</w:t>
            </w:r>
          </w:p>
        </w:tc>
      </w:tr>
      <w:tr w:rsidR="00EC3B6F" w:rsidRPr="00EC3B6F" w:rsidTr="00385579">
        <w:tc>
          <w:tcPr>
            <w:tcW w:w="1276" w:type="dxa"/>
            <w:vMerge/>
          </w:tcPr>
          <w:p w:rsidR="001A5BD8" w:rsidRPr="00EC3B6F" w:rsidRDefault="001A5BD8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1A5BD8" w:rsidRPr="00EC3B6F" w:rsidRDefault="001A5BD8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W012</w:t>
            </w:r>
          </w:p>
        </w:tc>
        <w:tc>
          <w:tcPr>
            <w:tcW w:w="5386" w:type="dxa"/>
          </w:tcPr>
          <w:p w:rsidR="001A5BD8" w:rsidRPr="00EC3B6F" w:rsidRDefault="001A5BD8" w:rsidP="001A5BD8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入格失敗</w:t>
            </w:r>
            <w:proofErr w:type="gramEnd"/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，早於預約開始時間</w:t>
            </w:r>
          </w:p>
        </w:tc>
      </w:tr>
      <w:tr w:rsidR="00EC3B6F" w:rsidRPr="00EC3B6F" w:rsidTr="00385579">
        <w:tc>
          <w:tcPr>
            <w:tcW w:w="1276" w:type="dxa"/>
            <w:vMerge/>
          </w:tcPr>
          <w:p w:rsidR="001A5BD8" w:rsidRPr="00EC3B6F" w:rsidRDefault="001A5BD8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1A5BD8" w:rsidRPr="00EC3B6F" w:rsidRDefault="001A5BD8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W013</w:t>
            </w:r>
          </w:p>
        </w:tc>
        <w:tc>
          <w:tcPr>
            <w:tcW w:w="5386" w:type="dxa"/>
          </w:tcPr>
          <w:p w:rsidR="001A5BD8" w:rsidRPr="00EC3B6F" w:rsidRDefault="001A5BD8" w:rsidP="001A5BD8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入格失敗</w:t>
            </w:r>
            <w:proofErr w:type="gramEnd"/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，晚於預約結束時間</w:t>
            </w:r>
          </w:p>
        </w:tc>
      </w:tr>
      <w:tr w:rsidR="00EC3B6F" w:rsidRPr="00EC3B6F" w:rsidTr="00385579">
        <w:tc>
          <w:tcPr>
            <w:tcW w:w="1276" w:type="dxa"/>
            <w:vMerge/>
          </w:tcPr>
          <w:p w:rsidR="001A5BD8" w:rsidRPr="00EC3B6F" w:rsidRDefault="001A5BD8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1A5BD8" w:rsidRPr="00EC3B6F" w:rsidRDefault="001A5BD8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W014</w:t>
            </w:r>
          </w:p>
        </w:tc>
        <w:tc>
          <w:tcPr>
            <w:tcW w:w="5386" w:type="dxa"/>
          </w:tcPr>
          <w:p w:rsidR="001A5BD8" w:rsidRPr="00EC3B6F" w:rsidRDefault="001A5BD8" w:rsidP="001A5BD8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入格失敗</w:t>
            </w:r>
            <w:proofErr w:type="gramEnd"/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，碼頭目前使用中</w:t>
            </w:r>
          </w:p>
        </w:tc>
      </w:tr>
      <w:tr w:rsidR="00EC3B6F" w:rsidRPr="00EC3B6F" w:rsidTr="0048547F">
        <w:tc>
          <w:tcPr>
            <w:tcW w:w="1276" w:type="dxa"/>
            <w:vMerge/>
          </w:tcPr>
          <w:p w:rsidR="00EF71FC" w:rsidRPr="00EC3B6F" w:rsidRDefault="00EF71FC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EF71FC" w:rsidRPr="00EC3B6F" w:rsidRDefault="003A1140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W015</w:t>
            </w:r>
          </w:p>
        </w:tc>
        <w:tc>
          <w:tcPr>
            <w:tcW w:w="5386" w:type="dxa"/>
          </w:tcPr>
          <w:p w:rsidR="00EF71FC" w:rsidRPr="00EC3B6F" w:rsidRDefault="007D0E41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保留代碼(目前未使用)</w:t>
            </w:r>
          </w:p>
        </w:tc>
      </w:tr>
      <w:tr w:rsidR="00EC3B6F" w:rsidRPr="00EC3B6F" w:rsidTr="0048547F">
        <w:tc>
          <w:tcPr>
            <w:tcW w:w="1276" w:type="dxa"/>
            <w:vMerge/>
          </w:tcPr>
          <w:p w:rsidR="001E69FD" w:rsidRPr="00EC3B6F" w:rsidRDefault="001E69FD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1E69FD" w:rsidRPr="00EC3B6F" w:rsidRDefault="001E69FD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W016</w:t>
            </w:r>
          </w:p>
        </w:tc>
        <w:tc>
          <w:tcPr>
            <w:tcW w:w="5386" w:type="dxa"/>
          </w:tcPr>
          <w:p w:rsidR="001E69FD" w:rsidRPr="00EC3B6F" w:rsidRDefault="001E69FD" w:rsidP="0037515D">
            <w:pPr>
              <w:widowControl/>
              <w:tabs>
                <w:tab w:val="left" w:pos="3256"/>
              </w:tabs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出格失敗，出格</w:t>
            </w:r>
            <w:proofErr w:type="gramStart"/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車號非正確</w:t>
            </w:r>
            <w:proofErr w:type="gramEnd"/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預約車號</w:t>
            </w:r>
          </w:p>
        </w:tc>
      </w:tr>
      <w:tr w:rsidR="00EC3B6F" w:rsidRPr="00EC3B6F" w:rsidTr="0048547F">
        <w:tc>
          <w:tcPr>
            <w:tcW w:w="1276" w:type="dxa"/>
            <w:vMerge/>
          </w:tcPr>
          <w:p w:rsidR="001E69FD" w:rsidRPr="00EC3B6F" w:rsidRDefault="001E69FD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1E69FD" w:rsidRPr="00EC3B6F" w:rsidRDefault="001E69FD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W017</w:t>
            </w:r>
          </w:p>
        </w:tc>
        <w:tc>
          <w:tcPr>
            <w:tcW w:w="5386" w:type="dxa"/>
          </w:tcPr>
          <w:p w:rsidR="001E69FD" w:rsidRPr="00EC3B6F" w:rsidRDefault="001E69FD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出格失敗，非正確碼頭</w:t>
            </w:r>
          </w:p>
        </w:tc>
      </w:tr>
      <w:tr w:rsidR="00EC3B6F" w:rsidRPr="00EC3B6F" w:rsidTr="0048547F">
        <w:tc>
          <w:tcPr>
            <w:tcW w:w="1276" w:type="dxa"/>
            <w:vMerge/>
          </w:tcPr>
          <w:p w:rsidR="001E69FD" w:rsidRPr="00EC3B6F" w:rsidRDefault="001E69FD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1E69FD" w:rsidRPr="00EC3B6F" w:rsidRDefault="001E69FD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W018</w:t>
            </w:r>
          </w:p>
        </w:tc>
        <w:tc>
          <w:tcPr>
            <w:tcW w:w="5386" w:type="dxa"/>
          </w:tcPr>
          <w:p w:rsidR="001E69FD" w:rsidRPr="00EC3B6F" w:rsidRDefault="001E69FD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出格失敗，因開</w:t>
            </w:r>
            <w:proofErr w:type="gramStart"/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出車格早於</w:t>
            </w:r>
            <w:proofErr w:type="gramEnd"/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預約開始時間</w:t>
            </w:r>
          </w:p>
        </w:tc>
      </w:tr>
      <w:tr w:rsidR="00EC3B6F" w:rsidRPr="00EC3B6F" w:rsidTr="0048547F">
        <w:tc>
          <w:tcPr>
            <w:tcW w:w="1276" w:type="dxa"/>
            <w:vMerge/>
          </w:tcPr>
          <w:p w:rsidR="001E69FD" w:rsidRPr="00EC3B6F" w:rsidRDefault="001E69FD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1E69FD" w:rsidRPr="00EC3B6F" w:rsidRDefault="001E69FD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W019</w:t>
            </w:r>
          </w:p>
        </w:tc>
        <w:tc>
          <w:tcPr>
            <w:tcW w:w="5386" w:type="dxa"/>
          </w:tcPr>
          <w:p w:rsidR="001E69FD" w:rsidRPr="00EC3B6F" w:rsidRDefault="001E69FD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出格失敗，因開</w:t>
            </w:r>
            <w:proofErr w:type="gramStart"/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出車格晚於</w:t>
            </w:r>
            <w:proofErr w:type="gramEnd"/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預約結束時間</w:t>
            </w:r>
          </w:p>
        </w:tc>
      </w:tr>
      <w:tr w:rsidR="00EC3B6F" w:rsidRPr="00EC3B6F" w:rsidTr="0048547F">
        <w:tc>
          <w:tcPr>
            <w:tcW w:w="1276" w:type="dxa"/>
            <w:vMerge/>
          </w:tcPr>
          <w:p w:rsidR="001E69FD" w:rsidRPr="00EC3B6F" w:rsidRDefault="001E69FD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1E69FD" w:rsidRPr="00EC3B6F" w:rsidRDefault="001E69FD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W020</w:t>
            </w:r>
          </w:p>
        </w:tc>
        <w:tc>
          <w:tcPr>
            <w:tcW w:w="5386" w:type="dxa"/>
          </w:tcPr>
          <w:p w:rsidR="001E69FD" w:rsidRPr="00EC3B6F" w:rsidRDefault="001E69FD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出格失敗，因目前碼頭非使用中</w:t>
            </w:r>
          </w:p>
        </w:tc>
      </w:tr>
      <w:tr w:rsidR="00EC3B6F" w:rsidRPr="00EC3B6F" w:rsidTr="0048547F">
        <w:tc>
          <w:tcPr>
            <w:tcW w:w="1276" w:type="dxa"/>
            <w:vMerge/>
          </w:tcPr>
          <w:p w:rsidR="001E69FD" w:rsidRPr="00EC3B6F" w:rsidRDefault="001E69FD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1E69FD" w:rsidRPr="00EC3B6F" w:rsidRDefault="001E69FD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del w:id="3" w:author="韓聖偉" w:date="2026-05-06T12:07:00Z">
              <w:r w:rsidRPr="00EC3B6F" w:rsidDel="00D03A9B">
                <w:rPr>
                  <w:rFonts w:ascii="標楷體" w:eastAsia="標楷體" w:hAnsi="標楷體" w:hint="eastAsia"/>
                  <w:color w:val="000000" w:themeColor="text1"/>
                  <w:szCs w:val="24"/>
                </w:rPr>
                <w:delText>W021</w:delText>
              </w:r>
            </w:del>
          </w:p>
        </w:tc>
        <w:tc>
          <w:tcPr>
            <w:tcW w:w="5386" w:type="dxa"/>
          </w:tcPr>
          <w:p w:rsidR="001E69FD" w:rsidRPr="00EC3B6F" w:rsidRDefault="00111721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del w:id="4" w:author="韓聖偉" w:date="2026-05-06T12:07:00Z">
              <w:r w:rsidRPr="00EC3B6F" w:rsidDel="00D03A9B">
                <w:rPr>
                  <w:rFonts w:ascii="標楷體" w:eastAsia="標楷體" w:hAnsi="標楷體" w:hint="eastAsia"/>
                  <w:color w:val="000000" w:themeColor="text1"/>
                  <w:szCs w:val="24"/>
                </w:rPr>
                <w:delText>出格失敗，因前一輛預約車預約時段未結束</w:delText>
              </w:r>
            </w:del>
          </w:p>
        </w:tc>
      </w:tr>
      <w:tr w:rsidR="00EC3B6F" w:rsidRPr="00EC3B6F" w:rsidTr="0048547F">
        <w:tc>
          <w:tcPr>
            <w:tcW w:w="1276" w:type="dxa"/>
            <w:vMerge/>
          </w:tcPr>
          <w:p w:rsidR="00E33DE0" w:rsidRPr="00EC3B6F" w:rsidRDefault="00E33DE0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E33DE0" w:rsidRPr="00EC3B6F" w:rsidRDefault="00E33DE0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W022</w:t>
            </w:r>
          </w:p>
        </w:tc>
        <w:tc>
          <w:tcPr>
            <w:tcW w:w="5386" w:type="dxa"/>
          </w:tcPr>
          <w:p w:rsidR="00E33DE0" w:rsidRPr="00EC3B6F" w:rsidRDefault="00401974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C3B6F">
              <w:rPr>
                <w:rFonts w:ascii="標楷體" w:eastAsia="標楷體" w:hAnsi="標楷體" w:cs="細明體" w:hint="eastAsia"/>
                <w:color w:val="000000" w:themeColor="text1"/>
                <w:kern w:val="0"/>
              </w:rPr>
              <w:t>入格</w:t>
            </w:r>
            <w:r w:rsidR="00111721" w:rsidRPr="00EC3B6F">
              <w:rPr>
                <w:rFonts w:ascii="標楷體" w:eastAsia="標楷體" w:hAnsi="標楷體" w:cs="細明體" w:hint="eastAsia"/>
                <w:color w:val="000000" w:themeColor="text1"/>
                <w:kern w:val="0"/>
              </w:rPr>
              <w:t>失敗</w:t>
            </w:r>
            <w:proofErr w:type="gramEnd"/>
            <w:r w:rsidRPr="00EC3B6F">
              <w:rPr>
                <w:rFonts w:ascii="標楷體" w:eastAsia="標楷體" w:hAnsi="標楷體" w:cs="細明體" w:hint="eastAsia"/>
                <w:color w:val="000000" w:themeColor="text1"/>
                <w:kern w:val="0"/>
              </w:rPr>
              <w:t>，因前一輛預約車預約時段未結束</w:t>
            </w:r>
          </w:p>
        </w:tc>
      </w:tr>
      <w:tr w:rsidR="00EC3B6F" w:rsidRPr="00EC3B6F" w:rsidTr="0048547F">
        <w:tc>
          <w:tcPr>
            <w:tcW w:w="1276" w:type="dxa"/>
            <w:vMerge/>
          </w:tcPr>
          <w:p w:rsidR="00E33DE0" w:rsidRPr="00EC3B6F" w:rsidRDefault="00E33DE0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E33DE0" w:rsidRPr="00EC3B6F" w:rsidRDefault="00E33DE0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W023</w:t>
            </w:r>
          </w:p>
        </w:tc>
        <w:tc>
          <w:tcPr>
            <w:tcW w:w="5386" w:type="dxa"/>
          </w:tcPr>
          <w:p w:rsidR="00E33DE0" w:rsidRPr="00EC3B6F" w:rsidRDefault="00E33DE0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失敗出場，查到多筆預約單</w:t>
            </w:r>
          </w:p>
        </w:tc>
      </w:tr>
      <w:tr w:rsidR="00EC3B6F" w:rsidRPr="00EC3B6F" w:rsidTr="0048547F">
        <w:tc>
          <w:tcPr>
            <w:tcW w:w="1276" w:type="dxa"/>
            <w:vMerge/>
          </w:tcPr>
          <w:p w:rsidR="00E33DE0" w:rsidRPr="00EC3B6F" w:rsidRDefault="00E33DE0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E33DE0" w:rsidRPr="00EC3B6F" w:rsidRDefault="00401974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W024</w:t>
            </w:r>
          </w:p>
        </w:tc>
        <w:tc>
          <w:tcPr>
            <w:tcW w:w="5386" w:type="dxa"/>
          </w:tcPr>
          <w:p w:rsidR="00E33DE0" w:rsidRPr="00EC3B6F" w:rsidRDefault="00401974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失敗出場，查無預約單</w:t>
            </w:r>
          </w:p>
        </w:tc>
      </w:tr>
      <w:tr w:rsidR="00EC3B6F" w:rsidRPr="00EC3B6F" w:rsidTr="0048547F">
        <w:tc>
          <w:tcPr>
            <w:tcW w:w="1276" w:type="dxa"/>
            <w:vMerge/>
          </w:tcPr>
          <w:p w:rsidR="0004197B" w:rsidRPr="00EC3B6F" w:rsidRDefault="0004197B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04197B" w:rsidRPr="00EC3B6F" w:rsidRDefault="0004197B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E998</w:t>
            </w:r>
          </w:p>
        </w:tc>
        <w:tc>
          <w:tcPr>
            <w:tcW w:w="5386" w:type="dxa"/>
          </w:tcPr>
          <w:p w:rsidR="0004197B" w:rsidRPr="00EC3B6F" w:rsidRDefault="0004197B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資料庫錯誤，請聯絡相關負責人員</w:t>
            </w:r>
          </w:p>
        </w:tc>
      </w:tr>
      <w:tr w:rsidR="00EC3B6F" w:rsidRPr="00EC3B6F" w:rsidTr="0048547F">
        <w:tc>
          <w:tcPr>
            <w:tcW w:w="1276" w:type="dxa"/>
            <w:vMerge/>
          </w:tcPr>
          <w:p w:rsidR="0004197B" w:rsidRPr="00EC3B6F" w:rsidRDefault="0004197B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04197B" w:rsidRPr="00EC3B6F" w:rsidRDefault="0004197B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E999</w:t>
            </w:r>
          </w:p>
        </w:tc>
        <w:tc>
          <w:tcPr>
            <w:tcW w:w="5386" w:type="dxa"/>
          </w:tcPr>
          <w:p w:rsidR="0004197B" w:rsidRPr="00EC3B6F" w:rsidRDefault="0004197B" w:rsidP="0011577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系統錯誤，請聯絡相關負責人員</w:t>
            </w:r>
          </w:p>
        </w:tc>
      </w:tr>
      <w:tr w:rsidR="00EC3B6F" w:rsidRPr="00EC3B6F" w:rsidTr="0048547F">
        <w:tc>
          <w:tcPr>
            <w:tcW w:w="1276" w:type="dxa"/>
          </w:tcPr>
          <w:p w:rsidR="0004197B" w:rsidRPr="00EC3B6F" w:rsidRDefault="0004197B" w:rsidP="00F01DE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04197B" w:rsidRPr="00EC3B6F" w:rsidRDefault="0004197B" w:rsidP="00F01DE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5386" w:type="dxa"/>
          </w:tcPr>
          <w:p w:rsidR="0004197B" w:rsidRPr="00EC3B6F" w:rsidRDefault="0004197B" w:rsidP="00F01DE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EC3B6F" w:rsidRPr="00EC3B6F" w:rsidTr="0048547F">
        <w:tc>
          <w:tcPr>
            <w:tcW w:w="1276" w:type="dxa"/>
          </w:tcPr>
          <w:p w:rsidR="0004197B" w:rsidRPr="00EC3B6F" w:rsidRDefault="0004197B" w:rsidP="003668FB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176" w:type="dxa"/>
          </w:tcPr>
          <w:p w:rsidR="0004197B" w:rsidRPr="00EC3B6F" w:rsidRDefault="0004197B" w:rsidP="003668FB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5386" w:type="dxa"/>
          </w:tcPr>
          <w:p w:rsidR="0004197B" w:rsidRPr="00EC3B6F" w:rsidRDefault="0004197B" w:rsidP="003668FB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</w:tbl>
    <w:p w:rsidR="007E212B" w:rsidRDefault="007E212B" w:rsidP="00BA4885">
      <w:pPr>
        <w:widowControl/>
        <w:ind w:firstLineChars="150" w:firstLine="360"/>
        <w:rPr>
          <w:rFonts w:ascii="標楷體" w:eastAsia="標楷體" w:hAnsi="標楷體"/>
          <w:color w:val="000000" w:themeColor="text1"/>
          <w:szCs w:val="24"/>
        </w:rPr>
      </w:pPr>
    </w:p>
    <w:p w:rsidR="00EC3B6F" w:rsidRDefault="00EC3B6F" w:rsidP="00BA4885">
      <w:pPr>
        <w:widowControl/>
        <w:ind w:firstLineChars="150" w:firstLine="360"/>
        <w:rPr>
          <w:rFonts w:ascii="標楷體" w:eastAsia="標楷體" w:hAnsi="標楷體"/>
          <w:color w:val="000000" w:themeColor="text1"/>
          <w:szCs w:val="24"/>
        </w:rPr>
      </w:pPr>
    </w:p>
    <w:p w:rsidR="00EC3B6F" w:rsidRPr="00EC3B6F" w:rsidRDefault="00EC3B6F" w:rsidP="00EC3B6F">
      <w:pPr>
        <w:pStyle w:val="2"/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3</w:t>
      </w:r>
      <w:r w:rsidRPr="00EC3B6F">
        <w:rPr>
          <w:rFonts w:ascii="標楷體" w:eastAsia="標楷體" w:hAnsi="標楷體"/>
          <w:color w:val="000000" w:themeColor="text1"/>
          <w:sz w:val="32"/>
          <w:szCs w:val="32"/>
        </w:rPr>
        <w:t>、</w:t>
      </w:r>
      <w:r>
        <w:rPr>
          <w:rFonts w:ascii="標楷體" w:eastAsia="標楷體" w:hAnsi="標楷體" w:hint="eastAsia"/>
          <w:color w:val="000000" w:themeColor="text1"/>
          <w:sz w:val="32"/>
          <w:szCs w:val="32"/>
        </w:rPr>
        <w:t>客戶模式說明</w:t>
      </w:r>
      <w:r w:rsidRPr="00EC3B6F">
        <w:rPr>
          <w:rFonts w:ascii="標楷體" w:eastAsia="標楷體" w:hAnsi="標楷體" w:hint="eastAsia"/>
          <w:color w:val="000000" w:themeColor="text1"/>
          <w:sz w:val="32"/>
          <w:szCs w:val="32"/>
        </w:rPr>
        <w:t>（enable_dock_flow）</w:t>
      </w:r>
    </w:p>
    <w:p w:rsidR="00EC3B6F" w:rsidRDefault="00EC3B6F">
      <w:pPr>
        <w:widowControl/>
        <w:ind w:firstLineChars="50" w:firstLine="120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t>3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.1</w:t>
      </w:r>
      <w:r w:rsidRPr="00EC3B6F">
        <w:rPr>
          <w:rFonts w:ascii="標楷體" w:eastAsia="標楷體" w:hAnsi="標楷體"/>
          <w:color w:val="000000" w:themeColor="text1"/>
          <w:szCs w:val="24"/>
        </w:rPr>
        <w:t xml:space="preserve">  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本系統支援兩種客戶模式，透過 BK_Parameter 中的參數</w:t>
      </w:r>
      <w:r>
        <w:rPr>
          <w:rFonts w:ascii="標楷體" w:eastAsia="標楷體" w:hAnsi="標楷體" w:hint="eastAsia"/>
          <w:color w:val="000000" w:themeColor="text1"/>
          <w:szCs w:val="24"/>
        </w:rPr>
        <w:t xml:space="preserve"> enable_dock_flow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 xml:space="preserve"> 控制</w:t>
      </w:r>
      <w:r>
        <w:rPr>
          <w:rFonts w:ascii="標楷體" w:eastAsia="標楷體" w:hAnsi="標楷體" w:hint="eastAsia"/>
          <w:color w:val="000000" w:themeColor="text1"/>
          <w:szCs w:val="24"/>
        </w:rPr>
        <w:t>:</w:t>
      </w:r>
    </w:p>
    <w:p w:rsidR="00EC3B6F" w:rsidRDefault="00EC3B6F">
      <w:pPr>
        <w:widowControl/>
        <w:ind w:firstLineChars="50" w:firstLine="120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t xml:space="preserve">Y : 有格位模式 : 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場內有碼頭格位，</w:t>
      </w:r>
      <w:proofErr w:type="gramStart"/>
      <w:r w:rsidRPr="00EC3B6F">
        <w:rPr>
          <w:rFonts w:ascii="標楷體" w:eastAsia="標楷體" w:hAnsi="標楷體" w:hint="eastAsia"/>
          <w:color w:val="000000" w:themeColor="text1"/>
          <w:szCs w:val="24"/>
        </w:rPr>
        <w:t>需要入格</w:t>
      </w:r>
      <w:proofErr w:type="gramEnd"/>
      <w:r w:rsidRPr="00EC3B6F">
        <w:rPr>
          <w:rFonts w:ascii="標楷體" w:eastAsia="標楷體" w:hAnsi="標楷體" w:hint="eastAsia"/>
          <w:color w:val="000000" w:themeColor="text1"/>
          <w:szCs w:val="24"/>
        </w:rPr>
        <w:t>/出格流程</w:t>
      </w:r>
    </w:p>
    <w:p w:rsidR="00EC3B6F" w:rsidRDefault="00EC3B6F">
      <w:pPr>
        <w:widowControl/>
        <w:ind w:firstLineChars="50" w:firstLine="120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lastRenderedPageBreak/>
        <w:t xml:space="preserve">N : </w:t>
      </w:r>
      <w:proofErr w:type="gramStart"/>
      <w:r>
        <w:rPr>
          <w:rFonts w:ascii="標楷體" w:eastAsia="標楷體" w:hAnsi="標楷體" w:hint="eastAsia"/>
          <w:color w:val="000000" w:themeColor="text1"/>
          <w:szCs w:val="24"/>
        </w:rPr>
        <w:t>純進出場</w:t>
      </w:r>
      <w:proofErr w:type="gramEnd"/>
      <w:r>
        <w:rPr>
          <w:rFonts w:ascii="標楷體" w:eastAsia="標楷體" w:hAnsi="標楷體" w:hint="eastAsia"/>
          <w:color w:val="000000" w:themeColor="text1"/>
          <w:szCs w:val="24"/>
        </w:rPr>
        <w:t xml:space="preserve">模式 : 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場</w:t>
      </w:r>
      <w:proofErr w:type="gramStart"/>
      <w:r w:rsidRPr="00EC3B6F">
        <w:rPr>
          <w:rFonts w:ascii="標楷體" w:eastAsia="標楷體" w:hAnsi="標楷體" w:hint="eastAsia"/>
          <w:color w:val="000000" w:themeColor="text1"/>
          <w:szCs w:val="24"/>
        </w:rPr>
        <w:t>內無格位</w:t>
      </w:r>
      <w:proofErr w:type="gramEnd"/>
      <w:r w:rsidRPr="00EC3B6F">
        <w:rPr>
          <w:rFonts w:ascii="標楷體" w:eastAsia="標楷體" w:hAnsi="標楷體" w:hint="eastAsia"/>
          <w:color w:val="000000" w:themeColor="text1"/>
          <w:szCs w:val="24"/>
        </w:rPr>
        <w:t>，只需入場與出場</w:t>
      </w:r>
    </w:p>
    <w:p w:rsidR="00EC3B6F" w:rsidRDefault="00EC3B6F">
      <w:pPr>
        <w:widowControl/>
        <w:ind w:firstLineChars="50" w:firstLine="120"/>
        <w:rPr>
          <w:rFonts w:ascii="標楷體" w:eastAsia="標楷體" w:hAnsi="標楷體"/>
          <w:color w:val="000000" w:themeColor="text1"/>
          <w:szCs w:val="24"/>
        </w:rPr>
      </w:pPr>
    </w:p>
    <w:p w:rsidR="00EC3B6F" w:rsidRDefault="00EC3B6F">
      <w:pPr>
        <w:widowControl/>
        <w:ind w:firstLineChars="50" w:firstLine="120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t>3.2 各流程狀態</w:t>
      </w:r>
    </w:p>
    <w:p w:rsidR="00EC3B6F" w:rsidRDefault="00EC3B6F">
      <w:pPr>
        <w:widowControl/>
        <w:ind w:firstLineChars="50" w:firstLine="120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t>有格位模式(</w:t>
      </w:r>
      <w:r w:rsidRPr="00EC3B6F">
        <w:rPr>
          <w:rFonts w:ascii="標楷體" w:eastAsia="標楷體" w:hAnsi="標楷體"/>
          <w:color w:val="000000" w:themeColor="text1"/>
          <w:szCs w:val="24"/>
        </w:rPr>
        <w:t>enable_dock_flow=Y</w:t>
      </w:r>
      <w:r>
        <w:rPr>
          <w:rFonts w:ascii="標楷體" w:eastAsia="標楷體" w:hAnsi="標楷體" w:hint="eastAsia"/>
          <w:color w:val="000000" w:themeColor="text1"/>
          <w:szCs w:val="24"/>
        </w:rPr>
        <w:t xml:space="preserve">) : 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create → enter → work → finish → exit</w:t>
      </w:r>
    </w:p>
    <w:p w:rsidR="00EC3B6F" w:rsidRDefault="00EC3B6F" w:rsidP="00EC3B6F">
      <w:pPr>
        <w:widowControl/>
        <w:ind w:firstLineChars="50" w:firstLine="120"/>
        <w:rPr>
          <w:rFonts w:ascii="標楷體" w:eastAsia="標楷體" w:hAnsi="標楷體"/>
          <w:color w:val="000000" w:themeColor="text1"/>
          <w:szCs w:val="24"/>
        </w:rPr>
      </w:pPr>
      <w:proofErr w:type="gramStart"/>
      <w:r>
        <w:rPr>
          <w:rFonts w:ascii="標楷體" w:eastAsia="標楷體" w:hAnsi="標楷體" w:hint="eastAsia"/>
          <w:color w:val="000000" w:themeColor="text1"/>
          <w:szCs w:val="24"/>
        </w:rPr>
        <w:t>純進出場</w:t>
      </w:r>
      <w:proofErr w:type="gramEnd"/>
      <w:r>
        <w:rPr>
          <w:rFonts w:ascii="標楷體" w:eastAsia="標楷體" w:hAnsi="標楷體" w:hint="eastAsia"/>
          <w:color w:val="000000" w:themeColor="text1"/>
          <w:szCs w:val="24"/>
        </w:rPr>
        <w:t>模式(</w:t>
      </w:r>
      <w:r>
        <w:rPr>
          <w:rFonts w:ascii="標楷體" w:eastAsia="標楷體" w:hAnsi="標楷體"/>
          <w:color w:val="000000" w:themeColor="text1"/>
          <w:szCs w:val="24"/>
        </w:rPr>
        <w:t>enable_dock_flow=</w:t>
      </w:r>
      <w:r>
        <w:rPr>
          <w:rFonts w:ascii="標楷體" w:eastAsia="標楷體" w:hAnsi="標楷體" w:hint="eastAsia"/>
          <w:color w:val="000000" w:themeColor="text1"/>
          <w:szCs w:val="24"/>
        </w:rPr>
        <w:t xml:space="preserve">N) : 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create → enter →</w:t>
      </w:r>
      <w:r>
        <w:rPr>
          <w:rFonts w:ascii="標楷體" w:eastAsia="標楷體" w:hAnsi="標楷體" w:hint="eastAsia"/>
          <w:color w:val="000000" w:themeColor="text1"/>
          <w:szCs w:val="24"/>
        </w:rPr>
        <w:t xml:space="preserve"> exit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（或逾時後</w:t>
      </w:r>
      <w:r>
        <w:rPr>
          <w:rFonts w:ascii="標楷體" w:eastAsia="標楷體" w:hAnsi="標楷體" w:hint="eastAsia"/>
          <w:color w:val="000000" w:themeColor="text1"/>
          <w:szCs w:val="24"/>
        </w:rPr>
        <w:t xml:space="preserve"> 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overdue_not_departed →</w:t>
      </w:r>
      <w:r>
        <w:rPr>
          <w:rFonts w:ascii="標楷體" w:eastAsia="標楷體" w:hAnsi="標楷體" w:hint="eastAsia"/>
          <w:color w:val="000000" w:themeColor="text1"/>
          <w:szCs w:val="24"/>
        </w:rPr>
        <w:t xml:space="preserve"> exit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）</w:t>
      </w:r>
    </w:p>
    <w:p w:rsidR="00EC3B6F" w:rsidRPr="00EC3B6F" w:rsidRDefault="00EC3B6F" w:rsidP="00EC3B6F">
      <w:pPr>
        <w:widowControl/>
        <w:ind w:firstLineChars="50" w:firstLine="120"/>
        <w:rPr>
          <w:rFonts w:ascii="標楷體" w:eastAsia="標楷體" w:hAnsi="標楷體"/>
          <w:color w:val="000000" w:themeColor="text1"/>
          <w:szCs w:val="24"/>
        </w:rPr>
      </w:pPr>
    </w:p>
    <w:p w:rsidR="00EC3B6F" w:rsidRPr="00EC3B6F" w:rsidRDefault="00EC3B6F" w:rsidP="00EC3B6F">
      <w:pPr>
        <w:widowControl/>
        <w:ind w:firstLineChars="50" w:firstLine="120"/>
        <w:rPr>
          <w:rFonts w:ascii="標楷體" w:eastAsia="標楷體" w:hAnsi="標楷體"/>
          <w:color w:val="000000" w:themeColor="text1"/>
          <w:szCs w:val="24"/>
        </w:rPr>
      </w:pPr>
      <w:r>
        <w:rPr>
          <w:rFonts w:ascii="標楷體" w:eastAsia="標楷體" w:hAnsi="標楷體" w:hint="eastAsia"/>
          <w:color w:val="000000" w:themeColor="text1"/>
          <w:szCs w:val="24"/>
        </w:rPr>
        <w:t xml:space="preserve">3.3 </w:t>
      </w:r>
      <w:proofErr w:type="gramStart"/>
      <w:r w:rsidRPr="00EC3B6F">
        <w:rPr>
          <w:rFonts w:ascii="標楷體" w:eastAsia="標楷體" w:hAnsi="標楷體" w:hint="eastAsia"/>
          <w:color w:val="000000" w:themeColor="text1"/>
          <w:szCs w:val="24"/>
        </w:rPr>
        <w:t>純進出場</w:t>
      </w:r>
      <w:proofErr w:type="gramEnd"/>
      <w:r w:rsidRPr="00EC3B6F">
        <w:rPr>
          <w:rFonts w:ascii="標楷體" w:eastAsia="標楷體" w:hAnsi="標楷體" w:hint="eastAsia"/>
          <w:color w:val="000000" w:themeColor="text1"/>
          <w:szCs w:val="24"/>
        </w:rPr>
        <w:t>模式下以下功能會自動停用：</w:t>
      </w:r>
    </w:p>
    <w:p w:rsidR="00EC3B6F" w:rsidRPr="00113E62" w:rsidRDefault="00EC3B6F" w:rsidP="00113E62">
      <w:pPr>
        <w:pStyle w:val="af5"/>
        <w:widowControl/>
        <w:numPr>
          <w:ilvl w:val="0"/>
          <w:numId w:val="45"/>
        </w:numPr>
        <w:ind w:leftChars="0" w:left="0" w:firstLine="120"/>
        <w:rPr>
          <w:rFonts w:ascii="標楷體" w:eastAsia="標楷體" w:hAnsi="標楷體"/>
          <w:color w:val="000000" w:themeColor="text1"/>
          <w:szCs w:val="24"/>
        </w:rPr>
      </w:pPr>
      <w:proofErr w:type="gramStart"/>
      <w:r w:rsidRPr="00113E62">
        <w:rPr>
          <w:rFonts w:ascii="標楷體" w:eastAsia="標楷體" w:hAnsi="標楷體" w:hint="eastAsia"/>
          <w:color w:val="000000" w:themeColor="text1"/>
          <w:szCs w:val="24"/>
        </w:rPr>
        <w:t>入格車輛</w:t>
      </w:r>
      <w:proofErr w:type="gramEnd"/>
      <w:r w:rsidRPr="00113E62">
        <w:rPr>
          <w:rFonts w:ascii="標楷體" w:eastAsia="標楷體" w:hAnsi="標楷體" w:hint="eastAsia"/>
          <w:color w:val="000000" w:themeColor="text1"/>
          <w:szCs w:val="24"/>
        </w:rPr>
        <w:t>通知（EnterDockNotice）</w:t>
      </w:r>
    </w:p>
    <w:p w:rsidR="00EC3B6F" w:rsidRPr="00EC3B6F" w:rsidRDefault="00EC3B6F" w:rsidP="00113E62">
      <w:pPr>
        <w:pStyle w:val="af5"/>
        <w:widowControl/>
        <w:numPr>
          <w:ilvl w:val="0"/>
          <w:numId w:val="45"/>
        </w:numPr>
        <w:ind w:leftChars="0" w:left="0" w:firstLine="120"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color w:val="000000" w:themeColor="text1"/>
          <w:szCs w:val="24"/>
        </w:rPr>
        <w:t>出格車輛通知（ExitDockNotice）</w:t>
      </w:r>
    </w:p>
    <w:p w:rsidR="00EC3B6F" w:rsidRPr="00EC3B6F" w:rsidRDefault="00EC3B6F" w:rsidP="00113E62">
      <w:pPr>
        <w:pStyle w:val="af5"/>
        <w:widowControl/>
        <w:numPr>
          <w:ilvl w:val="0"/>
          <w:numId w:val="45"/>
        </w:numPr>
        <w:ind w:leftChars="0" w:left="0" w:firstLine="120"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color w:val="000000" w:themeColor="text1"/>
          <w:szCs w:val="24"/>
        </w:rPr>
        <w:t>碼頭字幕機顯示車號（RA_A04）</w:t>
      </w:r>
    </w:p>
    <w:p w:rsidR="00EC3B6F" w:rsidRPr="00EC3B6F" w:rsidRDefault="00EC3B6F" w:rsidP="00113E62">
      <w:pPr>
        <w:pStyle w:val="af5"/>
        <w:widowControl/>
        <w:numPr>
          <w:ilvl w:val="0"/>
          <w:numId w:val="45"/>
        </w:numPr>
        <w:ind w:leftChars="0" w:left="0" w:firstLine="120"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color w:val="000000" w:themeColor="text1"/>
          <w:szCs w:val="24"/>
        </w:rPr>
        <w:t>碼頭逾時離場提醒批次（RA_A09）</w:t>
      </w:r>
    </w:p>
    <w:p w:rsidR="00EC3B6F" w:rsidRPr="00EC3B6F" w:rsidRDefault="00EC3B6F" w:rsidP="00113E62">
      <w:pPr>
        <w:pStyle w:val="af5"/>
        <w:widowControl/>
        <w:numPr>
          <w:ilvl w:val="0"/>
          <w:numId w:val="45"/>
        </w:numPr>
        <w:ind w:leftChars="0" w:left="0" w:firstLine="109"/>
        <w:rPr>
          <w:rFonts w:ascii="標楷體" w:eastAsia="標楷體" w:hAnsi="標楷體"/>
          <w:color w:val="000000" w:themeColor="text1"/>
          <w:szCs w:val="24"/>
        </w:rPr>
      </w:pPr>
      <w:proofErr w:type="gramStart"/>
      <w:r w:rsidRPr="00EC3B6F">
        <w:rPr>
          <w:rFonts w:ascii="標楷體" w:eastAsia="標楷體" w:hAnsi="標楷體" w:hint="eastAsia"/>
          <w:color w:val="000000" w:themeColor="text1"/>
          <w:szCs w:val="24"/>
        </w:rPr>
        <w:t>出場時清空</w:t>
      </w:r>
      <w:proofErr w:type="gramEnd"/>
      <w:r w:rsidRPr="00EC3B6F">
        <w:rPr>
          <w:rFonts w:ascii="標楷體" w:eastAsia="標楷體" w:hAnsi="標楷體" w:hint="eastAsia"/>
          <w:color w:val="000000" w:themeColor="text1"/>
          <w:szCs w:val="24"/>
        </w:rPr>
        <w:t xml:space="preserve"> BK_DockFillStatus</w:t>
      </w:r>
    </w:p>
    <w:p w:rsidR="00EC3B6F" w:rsidRPr="00EC3B6F" w:rsidRDefault="00EC3B6F">
      <w:pPr>
        <w:widowControl/>
        <w:ind w:firstLineChars="50" w:firstLine="120"/>
        <w:rPr>
          <w:rFonts w:ascii="標楷體" w:eastAsia="標楷體" w:hAnsi="標楷體"/>
          <w:color w:val="000000" w:themeColor="text1"/>
          <w:szCs w:val="24"/>
        </w:rPr>
      </w:pPr>
    </w:p>
    <w:p w:rsidR="000A3FD2" w:rsidRPr="00EC3B6F" w:rsidRDefault="000A3FD2">
      <w:pPr>
        <w:widowControl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/>
          <w:color w:val="000000" w:themeColor="text1"/>
          <w:szCs w:val="24"/>
        </w:rPr>
        <w:br w:type="page"/>
      </w:r>
    </w:p>
    <w:p w:rsidR="000A3FD2" w:rsidRPr="00EC3B6F" w:rsidRDefault="00303CEB" w:rsidP="00E254D0">
      <w:pPr>
        <w:pStyle w:val="1"/>
        <w:rPr>
          <w:rFonts w:ascii="標楷體" w:eastAsia="標楷體" w:hAnsi="標楷體"/>
          <w:color w:val="000000" w:themeColor="text1"/>
          <w:sz w:val="40"/>
          <w:szCs w:val="40"/>
        </w:rPr>
      </w:pPr>
      <w:bookmarkStart w:id="5" w:name="_Toc220311174"/>
      <w:r w:rsidRPr="00EC3B6F">
        <w:rPr>
          <w:rFonts w:ascii="標楷體" w:eastAsia="標楷體" w:hAnsi="標楷體"/>
          <w:color w:val="000000" w:themeColor="text1"/>
          <w:sz w:val="40"/>
          <w:szCs w:val="40"/>
        </w:rPr>
        <w:lastRenderedPageBreak/>
        <w:t>二</w:t>
      </w:r>
      <w:r w:rsidR="000A3FD2" w:rsidRPr="00EC3B6F">
        <w:rPr>
          <w:rFonts w:ascii="標楷體" w:eastAsia="標楷體" w:hAnsi="標楷體"/>
          <w:color w:val="000000" w:themeColor="text1"/>
          <w:sz w:val="40"/>
          <w:szCs w:val="40"/>
        </w:rPr>
        <w:t>、API功能</w:t>
      </w:r>
      <w:r w:rsidR="003D6ABD" w:rsidRPr="00EC3B6F">
        <w:rPr>
          <w:rFonts w:ascii="標楷體" w:eastAsia="標楷體" w:hAnsi="標楷體"/>
          <w:color w:val="000000" w:themeColor="text1"/>
          <w:sz w:val="40"/>
          <w:szCs w:val="40"/>
        </w:rPr>
        <w:t>說明</w:t>
      </w:r>
      <w:bookmarkEnd w:id="5"/>
    </w:p>
    <w:p w:rsidR="008C6943" w:rsidRDefault="008C6943" w:rsidP="006516FB">
      <w:pPr>
        <w:pStyle w:val="af5"/>
        <w:widowControl/>
        <w:numPr>
          <w:ilvl w:val="0"/>
          <w:numId w:val="15"/>
        </w:numPr>
        <w:ind w:leftChars="0"/>
        <w:rPr>
          <w:ins w:id="6" w:author="韓聖偉" w:date="2026-05-06T11:05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ins w:id="7" w:author="韓聖偉" w:date="2026-05-06T11:06:00Z">
        <w:r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字幕機發送異常說明:</w:t>
        </w:r>
      </w:ins>
    </w:p>
    <w:p w:rsidR="006516FB" w:rsidRPr="00EC3B6F" w:rsidRDefault="006516FB">
      <w:pPr>
        <w:pStyle w:val="af5"/>
        <w:widowControl/>
        <w:numPr>
          <w:ilvl w:val="0"/>
          <w:numId w:val="47"/>
        </w:numPr>
        <w:ind w:leftChars="0"/>
        <w:rPr>
          <w:rFonts w:ascii="標楷體" w:eastAsia="標楷體" w:hAnsi="標楷體" w:cstheme="majorBidi"/>
          <w:bCs/>
          <w:color w:val="000000" w:themeColor="text1"/>
          <w:kern w:val="52"/>
          <w:szCs w:val="24"/>
        </w:rPr>
        <w:pPrChange w:id="8" w:author="韓聖偉" w:date="2026-05-06T11:07:00Z">
          <w:pPr>
            <w:pStyle w:val="af5"/>
            <w:widowControl/>
            <w:numPr>
              <w:numId w:val="15"/>
            </w:numPr>
            <w:ind w:leftChars="0" w:hanging="480"/>
          </w:pPr>
        </w:pPrChange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過程中如果有發生任何內部異常，回復如下</w:t>
      </w:r>
    </w:p>
    <w:p w:rsidR="006516FB" w:rsidRPr="00EC3B6F" w:rsidRDefault="006516FB">
      <w:pPr>
        <w:pStyle w:val="af5"/>
        <w:widowControl/>
        <w:numPr>
          <w:ilvl w:val="1"/>
          <w:numId w:val="47"/>
        </w:numPr>
        <w:ind w:leftChars="400"/>
        <w:rPr>
          <w:rFonts w:ascii="標楷體" w:eastAsia="標楷體" w:hAnsi="標楷體" w:cstheme="majorBidi"/>
          <w:bCs/>
          <w:color w:val="000000" w:themeColor="text1"/>
          <w:kern w:val="52"/>
          <w:szCs w:val="24"/>
        </w:rPr>
        <w:pPrChange w:id="9" w:author="韓聖偉" w:date="2026-05-06T11:07:00Z">
          <w:pPr>
            <w:pStyle w:val="af5"/>
            <w:widowControl/>
            <w:numPr>
              <w:ilvl w:val="1"/>
              <w:numId w:val="15"/>
            </w:numPr>
            <w:ind w:leftChars="0" w:left="960" w:hanging="480"/>
          </w:pPr>
        </w:pPrChange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過程中如果有發生任何內部未補捉異常，API回復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E999</w:t>
      </w:r>
    </w:p>
    <w:p w:rsidR="006516FB" w:rsidRPr="00EC3B6F" w:rsidRDefault="006516FB">
      <w:pPr>
        <w:pStyle w:val="af5"/>
        <w:widowControl/>
        <w:numPr>
          <w:ilvl w:val="1"/>
          <w:numId w:val="47"/>
        </w:numPr>
        <w:ind w:leftChars="40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10" w:author="韓聖偉" w:date="2026-05-06T11:07:00Z">
          <w:pPr>
            <w:pStyle w:val="af5"/>
            <w:widowControl/>
            <w:numPr>
              <w:ilvl w:val="1"/>
              <w:numId w:val="15"/>
            </w:numPr>
            <w:ind w:leftChars="0" w:left="960" w:hanging="480"/>
          </w:pPr>
        </w:pPrChange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立即發送燈箱訊息操作</w:t>
      </w:r>
    </w:p>
    <w:p w:rsidR="006516FB" w:rsidRPr="00EC3B6F" w:rsidRDefault="006516FB">
      <w:pPr>
        <w:pStyle w:val="af5"/>
        <w:widowControl/>
        <w:numPr>
          <w:ilvl w:val="2"/>
          <w:numId w:val="47"/>
        </w:numPr>
        <w:ind w:leftChars="60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11" w:author="韓聖偉" w:date="2026-05-06T11:07:00Z">
          <w:pPr>
            <w:pStyle w:val="af5"/>
            <w:widowControl/>
            <w:numPr>
              <w:ilvl w:val="2"/>
              <w:numId w:val="15"/>
            </w:numPr>
            <w:ind w:leftChars="0" w:left="1440" w:hanging="480"/>
          </w:pPr>
        </w:pPrChange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新增傳送字幕機紀錄</w:t>
      </w:r>
    </w:p>
    <w:p w:rsidR="006516FB" w:rsidRPr="00EC3B6F" w:rsidRDefault="006516FB">
      <w:pPr>
        <w:pStyle w:val="af5"/>
        <w:widowControl/>
        <w:ind w:leftChars="40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12" w:author="韓聖偉" w:date="2026-05-06T11:06:00Z">
          <w:pPr>
            <w:pStyle w:val="af5"/>
            <w:widowControl/>
            <w:ind w:leftChars="0"/>
          </w:pPr>
        </w:pPrChange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ab/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ab/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insert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BK_PassSubtitleMachineLog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(send_time,machine_no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,send_msg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) values(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'{傳送字幕機當下時間}','{字幕機編號}','系統異常，請洽系統管理員'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)</w:t>
      </w:r>
    </w:p>
    <w:p w:rsidR="00113E62" w:rsidRDefault="006516FB">
      <w:pPr>
        <w:pStyle w:val="af5"/>
        <w:widowControl/>
        <w:numPr>
          <w:ilvl w:val="2"/>
          <w:numId w:val="47"/>
        </w:numPr>
        <w:ind w:leftChars="600"/>
        <w:rPr>
          <w:ins w:id="13" w:author="韓聖偉" w:date="2026-05-06T10:51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14" w:author="韓聖偉" w:date="2026-05-06T11:07:00Z">
          <w:pPr>
            <w:pStyle w:val="af5"/>
            <w:widowControl/>
            <w:numPr>
              <w:ilvl w:val="2"/>
              <w:numId w:val="15"/>
            </w:numPr>
            <w:ind w:leftChars="0" w:left="1440" w:hanging="480"/>
          </w:pPr>
        </w:pPrChange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立即發送燈箱訊息操作，發送訊息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系統異常，請洽系統管理員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</w:t>
      </w:r>
      <w:ins w:id="15" w:author="韓聖偉" w:date="2026-05-06T10:57:00Z">
        <w:r w:rsidR="008C6943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。</w:t>
        </w:r>
      </w:ins>
    </w:p>
    <w:p w:rsidR="00113E62" w:rsidRPr="00113E62" w:rsidRDefault="00113E62">
      <w:pPr>
        <w:pStyle w:val="af5"/>
        <w:widowControl/>
        <w:numPr>
          <w:ilvl w:val="2"/>
          <w:numId w:val="47"/>
        </w:numPr>
        <w:ind w:leftChars="60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16" w:author="韓聖偉" w:date="2026-05-06T11:07:00Z">
          <w:pPr>
            <w:pStyle w:val="af5"/>
            <w:widowControl/>
            <w:numPr>
              <w:ilvl w:val="2"/>
              <w:numId w:val="15"/>
            </w:numPr>
            <w:ind w:leftChars="0" w:left="1440" w:hanging="480"/>
          </w:pPr>
        </w:pPrChange>
      </w:pPr>
      <w:ins w:id="17" w:author="韓聖偉" w:date="2026-05-06T10:51:00Z">
        <w:r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傳送成功或失敗，</w:t>
        </w:r>
      </w:ins>
      <w:ins w:id="18" w:author="韓聖偉" w:date="2026-05-06T10:52:00Z">
        <w:r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都需將結果寫入至 ret_result (</w:t>
        </w:r>
      </w:ins>
      <w:ins w:id="19" w:author="韓聖偉" w:date="2026-05-06T10:54:00Z">
        <w:r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0:成功、1:失敗)，失敗原因需寫入至 fail_msg(</w:t>
        </w:r>
      </w:ins>
      <w:ins w:id="20" w:author="韓聖偉" w:date="2026-05-06T10:56:00Z">
        <w:r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連線不到可以先寫，另外如果是</w:t>
        </w:r>
      </w:ins>
      <w:ins w:id="21" w:author="韓聖偉" w:date="2026-05-06T10:55:00Z">
        <w:r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回傳失敗格式等待</w:t>
        </w:r>
        <w:proofErr w:type="gramStart"/>
        <w:r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阜</w:t>
        </w:r>
        <w:proofErr w:type="gramEnd"/>
        <w:r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爾</w:t>
        </w:r>
      </w:ins>
      <w:ins w:id="22" w:author="韓聖偉" w:date="2026-05-06T10:56:00Z">
        <w:r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提供字幕機操作方式後再做後續規劃</w:t>
        </w:r>
      </w:ins>
      <w:ins w:id="23" w:author="韓聖偉" w:date="2026-05-06T10:55:00Z">
        <w:r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)</w:t>
        </w:r>
      </w:ins>
      <w:ins w:id="24" w:author="韓聖偉" w:date="2026-05-06T10:57:00Z">
        <w:r w:rsidR="008C6943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。</w:t>
        </w:r>
      </w:ins>
    </w:p>
    <w:p w:rsidR="00113E62" w:rsidRPr="00113E62" w:rsidRDefault="006516FB">
      <w:pPr>
        <w:pStyle w:val="af5"/>
        <w:widowControl/>
        <w:numPr>
          <w:ilvl w:val="2"/>
          <w:numId w:val="47"/>
        </w:numPr>
        <w:ind w:leftChars="60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25" w:author="韓聖偉" w:date="2026-05-06T11:07:00Z">
          <w:pPr>
            <w:pStyle w:val="af5"/>
            <w:widowControl/>
            <w:numPr>
              <w:ilvl w:val="2"/>
              <w:numId w:val="15"/>
            </w:numPr>
            <w:ind w:leftChars="0" w:left="1440" w:hanging="480"/>
          </w:pPr>
        </w:pPrChange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需將詳細異常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紀錄紀錄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自文字檔中。</w:t>
      </w:r>
    </w:p>
    <w:p w:rsidR="006516FB" w:rsidRPr="00EC3B6F" w:rsidRDefault="006516FB">
      <w:pPr>
        <w:pStyle w:val="af5"/>
        <w:widowControl/>
        <w:numPr>
          <w:ilvl w:val="0"/>
          <w:numId w:val="47"/>
        </w:numPr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26" w:author="韓聖偉" w:date="2026-05-06T11:07:00Z">
          <w:pPr>
            <w:pStyle w:val="af5"/>
            <w:widowControl/>
            <w:numPr>
              <w:numId w:val="15"/>
            </w:numPr>
            <w:ind w:leftChars="0" w:hanging="480"/>
          </w:pPr>
        </w:pPrChange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過程中如果有發生任何DB異常，回復如下。</w:t>
      </w:r>
    </w:p>
    <w:p w:rsidR="006516FB" w:rsidRPr="00EC3B6F" w:rsidRDefault="006516FB">
      <w:pPr>
        <w:pStyle w:val="af5"/>
        <w:widowControl/>
        <w:numPr>
          <w:ilvl w:val="1"/>
          <w:numId w:val="47"/>
        </w:numPr>
        <w:ind w:leftChars="400"/>
        <w:rPr>
          <w:rFonts w:ascii="標楷體" w:eastAsia="標楷體" w:hAnsi="標楷體" w:cstheme="majorBidi"/>
          <w:bCs/>
          <w:color w:val="000000" w:themeColor="text1"/>
          <w:kern w:val="52"/>
          <w:szCs w:val="24"/>
        </w:rPr>
        <w:pPrChange w:id="27" w:author="韓聖偉" w:date="2026-05-06T11:07:00Z">
          <w:pPr>
            <w:pStyle w:val="af5"/>
            <w:widowControl/>
            <w:numPr>
              <w:ilvl w:val="1"/>
              <w:numId w:val="15"/>
            </w:numPr>
            <w:ind w:leftChars="0" w:left="960" w:hanging="480"/>
          </w:pPr>
        </w:pPrChange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過程中如果有發生任何DB異常，需回復 E998</w:t>
      </w:r>
    </w:p>
    <w:p w:rsidR="006516FB" w:rsidRPr="00EC3B6F" w:rsidRDefault="006516FB">
      <w:pPr>
        <w:pStyle w:val="af5"/>
        <w:widowControl/>
        <w:numPr>
          <w:ilvl w:val="1"/>
          <w:numId w:val="47"/>
        </w:numPr>
        <w:ind w:leftChars="40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28" w:author="韓聖偉" w:date="2026-05-06T11:07:00Z">
          <w:pPr>
            <w:pStyle w:val="af5"/>
            <w:widowControl/>
            <w:numPr>
              <w:ilvl w:val="1"/>
              <w:numId w:val="15"/>
            </w:numPr>
            <w:ind w:leftChars="0" w:left="960" w:hanging="480"/>
          </w:pPr>
        </w:pPrChange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立即發送燈箱訊息操作</w:t>
      </w:r>
    </w:p>
    <w:p w:rsidR="006516FB" w:rsidRPr="00EC3B6F" w:rsidRDefault="006516FB">
      <w:pPr>
        <w:pStyle w:val="af5"/>
        <w:widowControl/>
        <w:numPr>
          <w:ilvl w:val="2"/>
          <w:numId w:val="47"/>
        </w:numPr>
        <w:ind w:leftChars="60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29" w:author="韓聖偉" w:date="2026-05-06T11:07:00Z">
          <w:pPr>
            <w:pStyle w:val="af5"/>
            <w:widowControl/>
            <w:numPr>
              <w:ilvl w:val="2"/>
              <w:numId w:val="15"/>
            </w:numPr>
            <w:ind w:leftChars="0" w:left="1440" w:hanging="480"/>
          </w:pPr>
        </w:pPrChange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新增傳送字幕機紀錄</w:t>
      </w:r>
    </w:p>
    <w:p w:rsidR="006516FB" w:rsidRPr="00EC3B6F" w:rsidRDefault="006516FB">
      <w:pPr>
        <w:pStyle w:val="af5"/>
        <w:widowControl/>
        <w:ind w:leftChars="40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30" w:author="韓聖偉" w:date="2026-05-06T11:06:00Z">
          <w:pPr>
            <w:pStyle w:val="af5"/>
            <w:widowControl/>
            <w:ind w:leftChars="0"/>
          </w:pPr>
        </w:pPrChange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ab/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ab/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insert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BK_PassSubtitleMachineLog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(send_time,machine_no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,send_msg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) values(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'{傳送字幕機當下時間}','{字幕機編號}','資料庫異常，請洽系統管理員'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)</w:t>
      </w:r>
    </w:p>
    <w:p w:rsidR="006516FB" w:rsidRDefault="006516FB">
      <w:pPr>
        <w:pStyle w:val="af5"/>
        <w:widowControl/>
        <w:numPr>
          <w:ilvl w:val="2"/>
          <w:numId w:val="47"/>
        </w:numPr>
        <w:ind w:leftChars="600"/>
        <w:rPr>
          <w:ins w:id="31" w:author="韓聖偉" w:date="2026-05-06T11:02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32" w:author="韓聖偉" w:date="2026-05-06T11:07:00Z">
          <w:pPr>
            <w:pStyle w:val="af5"/>
            <w:widowControl/>
            <w:numPr>
              <w:ilvl w:val="2"/>
              <w:numId w:val="15"/>
            </w:numPr>
            <w:ind w:leftChars="0" w:left="1440" w:hanging="480"/>
          </w:pPr>
        </w:pPrChange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立即發送燈箱訊息操作，發送訊息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</w:t>
      </w:r>
      <w:ins w:id="33" w:author="韓聖偉" w:date="2026-05-06T11:00:00Z">
        <w:r w:rsidR="008C6943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系統</w:t>
        </w:r>
      </w:ins>
      <w:del w:id="34" w:author="韓聖偉" w:date="2026-05-06T11:00:00Z">
        <w:r w:rsidRPr="00EC3B6F" w:rsidDel="008C6943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資料庫</w:delText>
        </w:r>
      </w:del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異常，請洽系統管理員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</w:t>
      </w:r>
    </w:p>
    <w:p w:rsidR="008C6943" w:rsidRPr="008C6943" w:rsidRDefault="008C6943">
      <w:pPr>
        <w:pStyle w:val="af5"/>
        <w:widowControl/>
        <w:numPr>
          <w:ilvl w:val="2"/>
          <w:numId w:val="47"/>
        </w:numPr>
        <w:ind w:leftChars="60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35" w:author="韓聖偉" w:date="2026-05-06T11:07:00Z">
          <w:pPr>
            <w:pStyle w:val="af5"/>
            <w:widowControl/>
            <w:numPr>
              <w:ilvl w:val="2"/>
              <w:numId w:val="15"/>
            </w:numPr>
            <w:ind w:leftChars="0" w:left="1440" w:hanging="480"/>
          </w:pPr>
        </w:pPrChange>
      </w:pPr>
      <w:ins w:id="36" w:author="韓聖偉" w:date="2026-05-06T11:02:00Z">
        <w:r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傳送成功或失敗，都需將結果寫入至 ret_result (0:成功、1:失敗)，失敗原因需寫入至 fail_msg(連線不到可以先寫，另外如果是回傳失敗格式等待</w:t>
        </w:r>
        <w:proofErr w:type="gramStart"/>
        <w:r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阜</w:t>
        </w:r>
        <w:proofErr w:type="gramEnd"/>
        <w:r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爾提供字幕機操作方式後再做後續規劃)。</w:t>
        </w:r>
      </w:ins>
    </w:p>
    <w:p w:rsidR="006516FB" w:rsidRPr="00EC3B6F" w:rsidRDefault="006516FB">
      <w:pPr>
        <w:pStyle w:val="af5"/>
        <w:widowControl/>
        <w:numPr>
          <w:ilvl w:val="2"/>
          <w:numId w:val="47"/>
        </w:numPr>
        <w:ind w:leftChars="60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37" w:author="韓聖偉" w:date="2026-05-06T11:07:00Z">
          <w:pPr>
            <w:pStyle w:val="af5"/>
            <w:widowControl/>
            <w:numPr>
              <w:ilvl w:val="2"/>
              <w:numId w:val="15"/>
            </w:numPr>
            <w:ind w:leftChars="0" w:left="1440" w:hanging="480"/>
          </w:pPr>
        </w:pPrChange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需將詳細異常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紀錄紀錄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自文字檔中。</w:t>
      </w:r>
    </w:p>
    <w:p w:rsidR="006516FB" w:rsidRPr="00EC3B6F" w:rsidRDefault="006516FB" w:rsidP="00EC3B6F">
      <w:pPr>
        <w:rPr>
          <w:color w:val="000000" w:themeColor="text1"/>
        </w:rPr>
      </w:pPr>
    </w:p>
    <w:p w:rsidR="00516FC8" w:rsidRPr="00EC3B6F" w:rsidRDefault="000A3FD2" w:rsidP="00E254D0">
      <w:pPr>
        <w:pStyle w:val="2"/>
        <w:rPr>
          <w:rStyle w:val="10"/>
          <w:rFonts w:ascii="標楷體" w:eastAsia="標楷體" w:hAnsi="標楷體"/>
          <w:color w:val="000000" w:themeColor="text1"/>
          <w:sz w:val="32"/>
          <w:szCs w:val="32"/>
        </w:rPr>
      </w:pPr>
      <w:bookmarkStart w:id="38" w:name="_Toc89248078"/>
      <w:bookmarkStart w:id="39" w:name="_Toc220311175"/>
      <w:r w:rsidRPr="00EC3B6F">
        <w:rPr>
          <w:rStyle w:val="10"/>
          <w:rFonts w:ascii="標楷體" w:eastAsia="標楷體" w:hAnsi="標楷體"/>
          <w:b/>
          <w:color w:val="000000" w:themeColor="text1"/>
          <w:sz w:val="32"/>
          <w:szCs w:val="32"/>
        </w:rPr>
        <w:lastRenderedPageBreak/>
        <w:t>1</w:t>
      </w:r>
      <w:bookmarkEnd w:id="38"/>
      <w:r w:rsidR="00AD7264" w:rsidRPr="00EC3B6F">
        <w:rPr>
          <w:rFonts w:ascii="標楷體" w:eastAsia="標楷體" w:hAnsi="標楷體"/>
          <w:color w:val="000000" w:themeColor="text1"/>
          <w:sz w:val="32"/>
          <w:szCs w:val="32"/>
        </w:rPr>
        <w:t>、</w:t>
      </w:r>
      <w:r w:rsidR="000D6CAA" w:rsidRPr="00EC3B6F">
        <w:rPr>
          <w:rStyle w:val="10"/>
          <w:rFonts w:ascii="標楷體" w:eastAsia="標楷體" w:hAnsi="標楷體"/>
          <w:b/>
          <w:color w:val="000000" w:themeColor="text1"/>
          <w:sz w:val="32"/>
          <w:szCs w:val="32"/>
        </w:rPr>
        <w:t>入口</w:t>
      </w:r>
      <w:r w:rsidR="00D55C2F" w:rsidRPr="00EC3B6F">
        <w:rPr>
          <w:rStyle w:val="10"/>
          <w:rFonts w:ascii="標楷體" w:eastAsia="標楷體" w:hAnsi="標楷體"/>
          <w:b/>
          <w:color w:val="000000" w:themeColor="text1"/>
          <w:sz w:val="32"/>
          <w:szCs w:val="32"/>
        </w:rPr>
        <w:t>車輛通知</w:t>
      </w:r>
      <w:bookmarkEnd w:id="39"/>
    </w:p>
    <w:p w:rsidR="00516FC8" w:rsidRPr="00EC3B6F" w:rsidRDefault="00516FC8" w:rsidP="00516FC8">
      <w:pPr>
        <w:pStyle w:val="aa"/>
        <w:ind w:left="0"/>
        <w:rPr>
          <w:rFonts w:ascii="標楷體" w:hAnsi="標楷體" w:cs="Arial"/>
          <w:bCs/>
          <w:color w:val="000000" w:themeColor="text1"/>
          <w:szCs w:val="24"/>
        </w:rPr>
      </w:pPr>
      <w:r w:rsidRPr="00EC3B6F">
        <w:rPr>
          <w:rFonts w:ascii="標楷體" w:hAnsi="標楷體" w:hint="eastAsia"/>
          <w:b/>
          <w:color w:val="000000" w:themeColor="text1"/>
          <w:szCs w:val="24"/>
        </w:rPr>
        <w:t>功能說明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 w:rsidR="009573E0" w:rsidRPr="00EC3B6F">
        <w:rPr>
          <w:rFonts w:ascii="標楷體" w:hAnsi="標楷體" w:cs="Arial"/>
          <w:color w:val="000000" w:themeColor="text1"/>
          <w:szCs w:val="24"/>
        </w:rPr>
        <w:t>檢核入口</w:t>
      </w:r>
      <w:r w:rsidR="00691BFB" w:rsidRPr="00EC3B6F">
        <w:rPr>
          <w:rFonts w:ascii="標楷體" w:hAnsi="標楷體" w:cs="Arial"/>
          <w:color w:val="000000" w:themeColor="text1"/>
          <w:szCs w:val="24"/>
        </w:rPr>
        <w:t>車輛是否可以入場</w:t>
      </w:r>
      <w:r w:rsidRPr="00EC3B6F">
        <w:rPr>
          <w:rFonts w:ascii="標楷體" w:hAnsi="標楷體" w:cs="Arial" w:hint="eastAsia"/>
          <w:color w:val="000000" w:themeColor="text1"/>
          <w:szCs w:val="24"/>
        </w:rPr>
        <w:t>。</w:t>
      </w:r>
    </w:p>
    <w:p w:rsidR="00B06601" w:rsidRPr="00EC3B6F" w:rsidRDefault="00516FC8" w:rsidP="00516FC8">
      <w:pPr>
        <w:rPr>
          <w:rFonts w:ascii="標楷體" w:eastAsia="標楷體" w:hAnsi="標楷體" w:cs="細明體"/>
          <w:b/>
          <w:bCs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Arial" w:hint="eastAsia"/>
          <w:b/>
          <w:color w:val="000000" w:themeColor="text1"/>
          <w:szCs w:val="24"/>
        </w:rPr>
        <w:t>API名稱：</w:t>
      </w:r>
      <w:ins w:id="40" w:author="韓聖偉" w:date="2026-05-27T16:29:00Z">
        <w:r w:rsidR="00A1449A" w:rsidRPr="00A1449A">
          <w:rPr>
            <w:rFonts w:ascii="標楷體" w:eastAsia="標楷體" w:hAnsi="標楷體" w:cs="細明體"/>
            <w:color w:val="000000" w:themeColor="text1"/>
            <w:kern w:val="0"/>
            <w:szCs w:val="24"/>
          </w:rPr>
          <w:t>ValidateEntry</w:t>
        </w:r>
      </w:ins>
      <w:del w:id="41" w:author="韓聖偉" w:date="2026-05-27T16:29:00Z">
        <w:r w:rsidR="00337AD6" w:rsidRPr="00EC3B6F" w:rsidDel="00A1449A">
          <w:rPr>
            <w:rFonts w:ascii="標楷體" w:eastAsia="標楷體" w:hAnsi="標楷體" w:cs="細明體"/>
            <w:color w:val="000000" w:themeColor="text1"/>
            <w:kern w:val="0"/>
            <w:szCs w:val="24"/>
          </w:rPr>
          <w:delText>ValidateVehicleEntry</w:delText>
        </w:r>
      </w:del>
      <w:r w:rsidR="00B06601" w:rsidRPr="00EC3B6F">
        <w:rPr>
          <w:rFonts w:ascii="標楷體" w:eastAsia="標楷體" w:hAnsi="標楷體" w:cs="細明體"/>
          <w:b/>
          <w:bCs/>
          <w:color w:val="000000" w:themeColor="text1"/>
          <w:kern w:val="0"/>
          <w:szCs w:val="24"/>
        </w:rPr>
        <w:t xml:space="preserve"> </w:t>
      </w:r>
    </w:p>
    <w:p w:rsidR="001A75DC" w:rsidRPr="00EC3B6F" w:rsidRDefault="00516FC8" w:rsidP="00516FC8">
      <w:pPr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 w:cs="Arial"/>
          <w:b/>
          <w:color w:val="000000" w:themeColor="text1"/>
          <w:szCs w:val="24"/>
        </w:rPr>
        <w:t>API URL</w:t>
      </w:r>
      <w:r w:rsidRPr="00EC3B6F">
        <w:rPr>
          <w:rFonts w:ascii="標楷體" w:eastAsia="標楷體" w:hAnsi="標楷體" w:cs="Arial" w:hint="eastAsia"/>
          <w:b/>
          <w:color w:val="000000" w:themeColor="text1"/>
          <w:szCs w:val="24"/>
        </w:rPr>
        <w:t>：</w:t>
      </w:r>
      <w:ins w:id="42" w:author="韓聖偉" w:date="2026-05-27T16:31:00Z">
        <w:r w:rsidR="00A1449A">
          <w:rPr>
            <w:rFonts w:ascii="標楷體" w:eastAsia="標楷體" w:hAnsi="標楷體" w:cs="Arial" w:hint="eastAsia"/>
            <w:b/>
            <w:color w:val="000000" w:themeColor="text1"/>
            <w:szCs w:val="24"/>
          </w:rPr>
          <w:t xml:space="preserve"> </w:t>
        </w:r>
        <w:r w:rsidR="00A1449A" w:rsidRPr="00A1449A">
          <w:rPr>
            <w:rFonts w:ascii="標楷體" w:eastAsia="標楷體" w:hAnsi="標楷體" w:cs="細明體"/>
            <w:color w:val="000000" w:themeColor="text1"/>
            <w:kern w:val="0"/>
            <w:szCs w:val="24"/>
            <w:rPrChange w:id="43" w:author="韓聖偉" w:date="2026-05-27T16:31:00Z">
              <w:rPr>
                <w:rFonts w:ascii="標楷體" w:eastAsia="標楷體" w:hAnsi="標楷體" w:cs="Arial"/>
                <w:b/>
                <w:color w:val="000000" w:themeColor="text1"/>
                <w:szCs w:val="24"/>
              </w:rPr>
            </w:rPrChange>
          </w:rPr>
          <w:t>api/LPR/ValidateEntry</w:t>
        </w:r>
      </w:ins>
    </w:p>
    <w:p w:rsidR="005D757E" w:rsidRPr="00EC3B6F" w:rsidRDefault="00516FC8" w:rsidP="005D757E">
      <w:pPr>
        <w:rPr>
          <w:rFonts w:ascii="標楷體" w:eastAsia="標楷體" w:hAnsi="標楷體"/>
          <w:b/>
          <w:color w:val="000000" w:themeColor="text1"/>
          <w:szCs w:val="24"/>
        </w:rPr>
      </w:pPr>
      <w:bookmarkStart w:id="44" w:name="_Toc89248079"/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輸入資料:</w:t>
      </w:r>
      <w:bookmarkEnd w:id="44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747"/>
        <w:gridCol w:w="666"/>
        <w:gridCol w:w="566"/>
        <w:gridCol w:w="3546"/>
      </w:tblGrid>
      <w:tr w:rsidR="00EC3B6F" w:rsidRPr="00EC3B6F" w:rsidTr="00D55C2F">
        <w:trPr>
          <w:trHeight w:val="548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D55C2F" w:rsidRPr="00EC3B6F" w:rsidRDefault="00D55C2F" w:rsidP="00D55C2F">
            <w:pPr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/>
                <w:color w:val="000000" w:themeColor="text1"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D55C2F" w:rsidRPr="00EC3B6F" w:rsidRDefault="00D55C2F" w:rsidP="00D55C2F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D55C2F" w:rsidRPr="00EC3B6F" w:rsidRDefault="00D55C2F" w:rsidP="00D55C2F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說明</w:t>
            </w:r>
          </w:p>
        </w:tc>
        <w:tc>
          <w:tcPr>
            <w:tcW w:w="747" w:type="dxa"/>
            <w:shd w:val="clear" w:color="auto" w:fill="AEAAAA" w:themeFill="background2" w:themeFillShade="BF"/>
          </w:tcPr>
          <w:p w:rsidR="00D55C2F" w:rsidRPr="00EC3B6F" w:rsidRDefault="00D55C2F" w:rsidP="00D55C2F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D55C2F" w:rsidRPr="00EC3B6F" w:rsidRDefault="00D55C2F" w:rsidP="00D55C2F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D55C2F" w:rsidRPr="00EC3B6F" w:rsidRDefault="00D55C2F" w:rsidP="00D55C2F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proofErr w:type="gramStart"/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必填</w:t>
            </w:r>
            <w:proofErr w:type="gramEnd"/>
          </w:p>
        </w:tc>
        <w:tc>
          <w:tcPr>
            <w:tcW w:w="3546" w:type="dxa"/>
            <w:shd w:val="clear" w:color="auto" w:fill="AEAAAA" w:themeFill="background2" w:themeFillShade="BF"/>
          </w:tcPr>
          <w:p w:rsidR="00D55C2F" w:rsidRPr="00EC3B6F" w:rsidRDefault="00D55C2F" w:rsidP="00D55C2F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備註</w:t>
            </w:r>
          </w:p>
        </w:tc>
      </w:tr>
      <w:tr w:rsidR="00EC3B6F" w:rsidRPr="00EC3B6F" w:rsidTr="00D55C2F">
        <w:trPr>
          <w:jc w:val="center"/>
        </w:trPr>
        <w:tc>
          <w:tcPr>
            <w:tcW w:w="536" w:type="dxa"/>
          </w:tcPr>
          <w:p w:rsidR="00D55C2F" w:rsidRPr="00EC3B6F" w:rsidRDefault="00D55C2F" w:rsidP="004B4351">
            <w:pPr>
              <w:pStyle w:val="af3"/>
              <w:numPr>
                <w:ilvl w:val="0"/>
                <w:numId w:val="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D55C2F" w:rsidRPr="00EC3B6F" w:rsidRDefault="00D55C2F" w:rsidP="00D55C2F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equip_id</w:t>
            </w:r>
          </w:p>
        </w:tc>
        <w:tc>
          <w:tcPr>
            <w:tcW w:w="1929" w:type="dxa"/>
            <w:vAlign w:val="center"/>
          </w:tcPr>
          <w:p w:rsidR="00D55C2F" w:rsidRPr="00EC3B6F" w:rsidRDefault="00BD3A43" w:rsidP="00D55C2F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入場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車道</w:t>
            </w:r>
          </w:p>
        </w:tc>
        <w:tc>
          <w:tcPr>
            <w:tcW w:w="747" w:type="dxa"/>
          </w:tcPr>
          <w:p w:rsidR="00D55C2F" w:rsidRPr="00EC3B6F" w:rsidRDefault="00D55C2F" w:rsidP="00560D11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666" w:type="dxa"/>
          </w:tcPr>
          <w:p w:rsidR="00D55C2F" w:rsidRPr="00EC3B6F" w:rsidRDefault="00D55C2F" w:rsidP="00D55C2F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</w:p>
        </w:tc>
        <w:tc>
          <w:tcPr>
            <w:tcW w:w="566" w:type="dxa"/>
          </w:tcPr>
          <w:p w:rsidR="00D55C2F" w:rsidRPr="00EC3B6F" w:rsidRDefault="00D55C2F" w:rsidP="00D55C2F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</w:tcPr>
          <w:p w:rsidR="00D55C2F" w:rsidRPr="00EC3B6F" w:rsidRDefault="00D55C2F" w:rsidP="00D55C2F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</w:p>
        </w:tc>
      </w:tr>
      <w:tr w:rsidR="00EC3B6F" w:rsidRPr="00EC3B6F" w:rsidTr="00D55C2F">
        <w:trPr>
          <w:jc w:val="center"/>
        </w:trPr>
        <w:tc>
          <w:tcPr>
            <w:tcW w:w="536" w:type="dxa"/>
          </w:tcPr>
          <w:p w:rsidR="00D55C2F" w:rsidRPr="00EC3B6F" w:rsidRDefault="00D55C2F" w:rsidP="004B4351">
            <w:pPr>
              <w:pStyle w:val="af3"/>
              <w:numPr>
                <w:ilvl w:val="0"/>
                <w:numId w:val="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D55C2F" w:rsidRPr="00EC3B6F" w:rsidRDefault="00D55C2F" w:rsidP="00D55C2F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license_plate</w:t>
            </w:r>
          </w:p>
        </w:tc>
        <w:tc>
          <w:tcPr>
            <w:tcW w:w="1929" w:type="dxa"/>
            <w:vAlign w:val="center"/>
          </w:tcPr>
          <w:p w:rsidR="00D55C2F" w:rsidRPr="00EC3B6F" w:rsidRDefault="00BD3A43" w:rsidP="00D55C2F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入場</w:t>
            </w:r>
            <w:r w:rsidR="00D55C2F"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車號</w:t>
            </w:r>
          </w:p>
        </w:tc>
        <w:tc>
          <w:tcPr>
            <w:tcW w:w="747" w:type="dxa"/>
          </w:tcPr>
          <w:p w:rsidR="00D55C2F" w:rsidRPr="00EC3B6F" w:rsidRDefault="00D55C2F" w:rsidP="00560D11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666" w:type="dxa"/>
          </w:tcPr>
          <w:p w:rsidR="00D55C2F" w:rsidRPr="00EC3B6F" w:rsidRDefault="00452828" w:rsidP="00D55C2F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15</w:t>
            </w:r>
          </w:p>
        </w:tc>
        <w:tc>
          <w:tcPr>
            <w:tcW w:w="566" w:type="dxa"/>
          </w:tcPr>
          <w:p w:rsidR="00D55C2F" w:rsidRPr="00EC3B6F" w:rsidRDefault="00D55C2F" w:rsidP="00D55C2F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 w:hint="eastAsia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</w:tcPr>
          <w:p w:rsidR="00D55C2F" w:rsidRPr="00EC3B6F" w:rsidRDefault="002D62B9" w:rsidP="00BD3A43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 w:hint="eastAsia"/>
                <w:color w:val="000000" w:themeColor="text1"/>
                <w:szCs w:val="24"/>
              </w:rPr>
              <w:t>去掉"-"的純英數和中文</w:t>
            </w:r>
          </w:p>
        </w:tc>
      </w:tr>
      <w:tr w:rsidR="00D55C2F" w:rsidRPr="00EC3B6F" w:rsidTr="00D55C2F">
        <w:trPr>
          <w:jc w:val="center"/>
        </w:trPr>
        <w:tc>
          <w:tcPr>
            <w:tcW w:w="536" w:type="dxa"/>
          </w:tcPr>
          <w:p w:rsidR="00D55C2F" w:rsidRPr="00EC3B6F" w:rsidRDefault="00D55C2F" w:rsidP="004B4351">
            <w:pPr>
              <w:pStyle w:val="af3"/>
              <w:numPr>
                <w:ilvl w:val="0"/>
                <w:numId w:val="2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D55C2F" w:rsidRPr="00EC3B6F" w:rsidRDefault="003002A4" w:rsidP="00D55C2F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notice</w:t>
            </w:r>
            <w:r w:rsidR="00D55C2F"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_t</w:t>
            </w:r>
            <w:r w:rsidR="00D55C2F" w:rsidRPr="00EC3B6F">
              <w:rPr>
                <w:rFonts w:ascii="標楷體" w:eastAsia="標楷體" w:hAnsi="標楷體" w:cs="Consolas" w:hint="eastAsia"/>
                <w:color w:val="000000" w:themeColor="text1"/>
                <w:szCs w:val="24"/>
              </w:rPr>
              <w:t>ime</w:t>
            </w:r>
          </w:p>
        </w:tc>
        <w:tc>
          <w:tcPr>
            <w:tcW w:w="1929" w:type="dxa"/>
            <w:vAlign w:val="center"/>
          </w:tcPr>
          <w:p w:rsidR="00D55C2F" w:rsidRPr="00EC3B6F" w:rsidRDefault="00D55C2F" w:rsidP="00D55C2F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入場時間</w:t>
            </w:r>
          </w:p>
        </w:tc>
        <w:tc>
          <w:tcPr>
            <w:tcW w:w="747" w:type="dxa"/>
          </w:tcPr>
          <w:p w:rsidR="00D55C2F" w:rsidRPr="00EC3B6F" w:rsidRDefault="00D55C2F" w:rsidP="00560D11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文字</w:t>
            </w:r>
          </w:p>
        </w:tc>
        <w:tc>
          <w:tcPr>
            <w:tcW w:w="666" w:type="dxa"/>
          </w:tcPr>
          <w:p w:rsidR="00D55C2F" w:rsidRPr="00EC3B6F" w:rsidRDefault="002D62B9" w:rsidP="00D55C2F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30</w:t>
            </w:r>
          </w:p>
        </w:tc>
        <w:tc>
          <w:tcPr>
            <w:tcW w:w="566" w:type="dxa"/>
          </w:tcPr>
          <w:p w:rsidR="00D55C2F" w:rsidRPr="00EC3B6F" w:rsidRDefault="00D55C2F" w:rsidP="00D55C2F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</w:tcPr>
          <w:p w:rsidR="00D55C2F" w:rsidRPr="00EC3B6F" w:rsidRDefault="00D55C2F" w:rsidP="00D55C2F">
            <w:pPr>
              <w:ind w:rightChars="18" w:right="43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時間格式採取</w:t>
            </w: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ISO 8601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規則</w:t>
            </w:r>
          </w:p>
          <w:p w:rsidR="00D55C2F" w:rsidRPr="00EC3B6F" w:rsidRDefault="00D55C2F" w:rsidP="00D55C2F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 w:hint="eastAsia"/>
                <w:color w:val="000000" w:themeColor="text1"/>
                <w:szCs w:val="24"/>
              </w:rPr>
              <w:t>ex:</w:t>
            </w:r>
            <w:r w:rsidRPr="00EC3B6F">
              <w:rPr>
                <w:rFonts w:ascii="標楷體" w:eastAsia="標楷體" w:hAnsi="標楷體" w:cs="Courier New"/>
                <w:color w:val="000000" w:themeColor="text1"/>
                <w:kern w:val="0"/>
                <w:szCs w:val="24"/>
              </w:rPr>
              <w:t xml:space="preserve"> "2024-02-17T20:08:43.335"</w:t>
            </w:r>
          </w:p>
        </w:tc>
      </w:tr>
    </w:tbl>
    <w:p w:rsidR="00D55C2F" w:rsidRPr="00EC3B6F" w:rsidRDefault="00D55C2F" w:rsidP="005D757E">
      <w:pPr>
        <w:rPr>
          <w:rFonts w:ascii="標楷體" w:eastAsia="標楷體" w:hAnsi="標楷體"/>
          <w:b/>
          <w:color w:val="000000" w:themeColor="text1"/>
          <w:szCs w:val="24"/>
        </w:rPr>
      </w:pPr>
    </w:p>
    <w:p w:rsidR="00BD3A43" w:rsidRPr="00EC3B6F" w:rsidRDefault="00BD3A43" w:rsidP="00BD3A43">
      <w:pPr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輸入範例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</w:p>
    <w:p w:rsidR="00BD3A43" w:rsidRPr="00EC3B6F" w:rsidRDefault="00BD3A43" w:rsidP="00BD3A43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{</w:t>
      </w:r>
    </w:p>
    <w:p w:rsidR="00BD3A43" w:rsidRPr="00EC3B6F" w:rsidRDefault="00BD3A43" w:rsidP="00BD3A43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>"equip_id": "</w:t>
      </w:r>
      <w:r w:rsidR="0048547F" w:rsidRPr="00EC3B6F">
        <w:rPr>
          <w:rFonts w:ascii="標楷體" w:eastAsia="標楷體" w:hAnsi="標楷體" w:hint="eastAsia"/>
          <w:color w:val="000000" w:themeColor="text1"/>
          <w:kern w:val="0"/>
          <w:szCs w:val="24"/>
        </w:rPr>
        <w:t>2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",</w:t>
      </w:r>
    </w:p>
    <w:p w:rsidR="00BD3A43" w:rsidRPr="00EC3B6F" w:rsidRDefault="00BD3A43" w:rsidP="00BD3A43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>"license_plate": "BCD9062",</w:t>
      </w:r>
    </w:p>
    <w:p w:rsidR="00BD3A43" w:rsidRPr="00EC3B6F" w:rsidRDefault="00BD3A43" w:rsidP="00BD3A43">
      <w:pPr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/>
          <w:color w:val="000000" w:themeColor="text1"/>
          <w:szCs w:val="24"/>
        </w:rPr>
        <w:tab/>
        <w:t>"</w:t>
      </w:r>
      <w:r w:rsidR="003002A4" w:rsidRPr="00EC3B6F">
        <w:rPr>
          <w:rFonts w:ascii="標楷體" w:eastAsia="標楷體" w:hAnsi="標楷體" w:cs="Consolas"/>
          <w:color w:val="000000" w:themeColor="text1"/>
          <w:szCs w:val="24"/>
        </w:rPr>
        <w:t>notice_time</w:t>
      </w:r>
      <w:r w:rsidR="00A01653" w:rsidRPr="00EC3B6F">
        <w:rPr>
          <w:rFonts w:ascii="標楷體" w:eastAsia="標楷體" w:hAnsi="標楷體"/>
          <w:color w:val="000000" w:themeColor="text1"/>
          <w:szCs w:val="24"/>
        </w:rPr>
        <w:t>":"2024-03-05T20:08:43.335"</w:t>
      </w:r>
    </w:p>
    <w:p w:rsidR="00BD3A43" w:rsidRPr="00EC3B6F" w:rsidRDefault="00BD3A43" w:rsidP="00BD3A43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}</w:t>
      </w:r>
    </w:p>
    <w:p w:rsidR="00BD3A43" w:rsidRPr="00EC3B6F" w:rsidRDefault="00BD3A43" w:rsidP="005D757E">
      <w:pPr>
        <w:rPr>
          <w:rFonts w:ascii="標楷體" w:eastAsia="標楷體" w:hAnsi="標楷體"/>
          <w:b/>
          <w:color w:val="000000" w:themeColor="text1"/>
          <w:szCs w:val="24"/>
        </w:rPr>
      </w:pPr>
    </w:p>
    <w:p w:rsidR="00E15734" w:rsidRPr="00EC3B6F" w:rsidRDefault="006A365A" w:rsidP="0051143A">
      <w:pPr>
        <w:rPr>
          <w:rFonts w:ascii="標楷體" w:eastAsia="標楷體" w:hAnsi="標楷體"/>
          <w:color w:val="000000" w:themeColor="text1"/>
          <w:szCs w:val="24"/>
        </w:rPr>
      </w:pPr>
      <w:bookmarkStart w:id="45" w:name="_Toc89248080"/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輸出資料</w:t>
      </w:r>
      <w:bookmarkEnd w:id="45"/>
      <w:r w:rsidR="00BD2546"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  <w:r w:rsidR="009B590B" w:rsidRPr="00EC3B6F">
        <w:rPr>
          <w:rFonts w:ascii="標楷體" w:eastAsia="標楷體" w:hAnsi="標楷體"/>
          <w:color w:val="000000" w:themeColor="text1"/>
          <w:szCs w:val="24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2227"/>
        <w:gridCol w:w="709"/>
        <w:gridCol w:w="2126"/>
        <w:gridCol w:w="4899"/>
      </w:tblGrid>
      <w:tr w:rsidR="00EC3B6F" w:rsidRPr="00EC3B6F" w:rsidTr="0014502C">
        <w:trPr>
          <w:trHeight w:val="636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DA7447" w:rsidRPr="00EC3B6F" w:rsidRDefault="00DA7447" w:rsidP="00D73778">
            <w:pPr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 w:hint="eastAsia"/>
                <w:b/>
                <w:color w:val="000000" w:themeColor="text1"/>
                <w:szCs w:val="24"/>
              </w:rPr>
              <w:tab/>
            </w:r>
          </w:p>
        </w:tc>
        <w:tc>
          <w:tcPr>
            <w:tcW w:w="2227" w:type="dxa"/>
            <w:shd w:val="clear" w:color="auto" w:fill="AEAAAA" w:themeFill="background2" w:themeFillShade="BF"/>
          </w:tcPr>
          <w:p w:rsidR="00DA7447" w:rsidRPr="00EC3B6F" w:rsidRDefault="00DA7447" w:rsidP="00D73778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欄位名稱</w:t>
            </w:r>
          </w:p>
        </w:tc>
        <w:tc>
          <w:tcPr>
            <w:tcW w:w="709" w:type="dxa"/>
            <w:shd w:val="clear" w:color="auto" w:fill="AEAAAA" w:themeFill="background2" w:themeFillShade="BF"/>
          </w:tcPr>
          <w:p w:rsidR="00DA7447" w:rsidRPr="00EC3B6F" w:rsidRDefault="00DA7447" w:rsidP="004B1237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格式</w:t>
            </w:r>
          </w:p>
        </w:tc>
        <w:tc>
          <w:tcPr>
            <w:tcW w:w="2126" w:type="dxa"/>
            <w:shd w:val="clear" w:color="auto" w:fill="AEAAAA" w:themeFill="background2" w:themeFillShade="BF"/>
          </w:tcPr>
          <w:p w:rsidR="00DA7447" w:rsidRPr="00EC3B6F" w:rsidRDefault="00DA7447" w:rsidP="00D73778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說明</w:t>
            </w:r>
          </w:p>
        </w:tc>
        <w:tc>
          <w:tcPr>
            <w:tcW w:w="4899" w:type="dxa"/>
            <w:shd w:val="clear" w:color="auto" w:fill="AEAAAA" w:themeFill="background2" w:themeFillShade="BF"/>
          </w:tcPr>
          <w:p w:rsidR="00DA7447" w:rsidRPr="00EC3B6F" w:rsidRDefault="00DA7447" w:rsidP="00D73778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備註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D372D4" w:rsidRPr="00EC3B6F" w:rsidRDefault="00D372D4" w:rsidP="004B4351">
            <w:pPr>
              <w:pStyle w:val="af3"/>
              <w:numPr>
                <w:ilvl w:val="0"/>
                <w:numId w:val="3"/>
              </w:num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</w:p>
        </w:tc>
        <w:tc>
          <w:tcPr>
            <w:tcW w:w="2227" w:type="dxa"/>
          </w:tcPr>
          <w:p w:rsidR="00D372D4" w:rsidRPr="00EC3B6F" w:rsidRDefault="00D372D4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ret_code</w:t>
            </w:r>
          </w:p>
        </w:tc>
        <w:tc>
          <w:tcPr>
            <w:tcW w:w="709" w:type="dxa"/>
          </w:tcPr>
          <w:p w:rsidR="00D372D4" w:rsidRPr="00EC3B6F" w:rsidRDefault="00D372D4" w:rsidP="00D372D4">
            <w:pPr>
              <w:jc w:val="center"/>
              <w:rPr>
                <w:rFonts w:ascii="標楷體" w:eastAsia="標楷體" w:hAnsi="標楷體" w:cs="Arial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2126" w:type="dxa"/>
          </w:tcPr>
          <w:p w:rsidR="00D372D4" w:rsidRPr="00EC3B6F" w:rsidRDefault="00D372D4" w:rsidP="00D372D4">
            <w:pPr>
              <w:pStyle w:val="Default"/>
              <w:jc w:val="center"/>
              <w:rPr>
                <w:rFonts w:hAnsi="標楷體"/>
                <w:color w:val="000000" w:themeColor="text1"/>
              </w:rPr>
            </w:pPr>
            <w:r w:rsidRPr="00EC3B6F">
              <w:rPr>
                <w:rFonts w:hAnsi="標楷體" w:cs="Consolas" w:hint="eastAsia"/>
                <w:color w:val="000000" w:themeColor="text1"/>
              </w:rPr>
              <w:t>處理</w:t>
            </w:r>
            <w:r w:rsidRPr="00EC3B6F">
              <w:rPr>
                <w:rFonts w:hAnsi="標楷體" w:cs="Consolas"/>
                <w:color w:val="000000" w:themeColor="text1"/>
              </w:rPr>
              <w:t>訊息</w:t>
            </w:r>
            <w:r w:rsidRPr="00EC3B6F">
              <w:rPr>
                <w:rFonts w:hAnsi="標楷體" w:cs="Consolas" w:hint="eastAsia"/>
                <w:color w:val="000000" w:themeColor="text1"/>
              </w:rPr>
              <w:t>代碼</w:t>
            </w:r>
          </w:p>
        </w:tc>
        <w:tc>
          <w:tcPr>
            <w:tcW w:w="4899" w:type="dxa"/>
          </w:tcPr>
          <w:p w:rsidR="00D372D4" w:rsidRPr="00EC3B6F" w:rsidRDefault="00D372D4" w:rsidP="00F01DE7">
            <w:pPr>
              <w:ind w:rightChars="18" w:right="43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00</w:t>
            </w: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0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代表</w:t>
            </w: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執行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成功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D372D4" w:rsidRPr="00EC3B6F" w:rsidRDefault="00D372D4" w:rsidP="004B4351">
            <w:pPr>
              <w:pStyle w:val="af3"/>
              <w:numPr>
                <w:ilvl w:val="0"/>
                <w:numId w:val="3"/>
              </w:num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</w:p>
        </w:tc>
        <w:tc>
          <w:tcPr>
            <w:tcW w:w="2227" w:type="dxa"/>
          </w:tcPr>
          <w:p w:rsidR="00D372D4" w:rsidRPr="00EC3B6F" w:rsidRDefault="00D372D4" w:rsidP="00F01DE7">
            <w:pPr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ret_msg</w:t>
            </w:r>
          </w:p>
        </w:tc>
        <w:tc>
          <w:tcPr>
            <w:tcW w:w="709" w:type="dxa"/>
          </w:tcPr>
          <w:p w:rsidR="00D372D4" w:rsidRPr="00EC3B6F" w:rsidRDefault="00D372D4" w:rsidP="00D372D4">
            <w:pPr>
              <w:jc w:val="center"/>
              <w:rPr>
                <w:rFonts w:ascii="標楷體" w:eastAsia="標楷體" w:hAnsi="標楷體" w:cs="Arial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2126" w:type="dxa"/>
          </w:tcPr>
          <w:p w:rsidR="00D372D4" w:rsidRPr="00EC3B6F" w:rsidRDefault="00D372D4" w:rsidP="00D372D4">
            <w:pPr>
              <w:pStyle w:val="Default"/>
              <w:jc w:val="center"/>
              <w:rPr>
                <w:rFonts w:hAnsi="標楷體" w:cs="Consolas"/>
                <w:color w:val="000000" w:themeColor="text1"/>
              </w:rPr>
            </w:pPr>
            <w:r w:rsidRPr="00EC3B6F">
              <w:rPr>
                <w:rFonts w:hAnsi="標楷體" w:cs="Consolas" w:hint="eastAsia"/>
                <w:color w:val="000000" w:themeColor="text1"/>
              </w:rPr>
              <w:t>處理訊息</w:t>
            </w:r>
          </w:p>
        </w:tc>
        <w:tc>
          <w:tcPr>
            <w:tcW w:w="4899" w:type="dxa"/>
          </w:tcPr>
          <w:p w:rsidR="00D372D4" w:rsidRPr="00EC3B6F" w:rsidRDefault="00D372D4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ret_code !=000</w:t>
            </w:r>
            <w:r w:rsidRPr="00EC3B6F"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  <w:t>，此欄位才有值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D372D4" w:rsidRPr="00EC3B6F" w:rsidRDefault="00D372D4" w:rsidP="004B4351">
            <w:pPr>
              <w:pStyle w:val="af3"/>
              <w:numPr>
                <w:ilvl w:val="0"/>
                <w:numId w:val="3"/>
              </w:num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</w:p>
        </w:tc>
        <w:tc>
          <w:tcPr>
            <w:tcW w:w="2227" w:type="dxa"/>
            <w:vAlign w:val="center"/>
          </w:tcPr>
          <w:p w:rsidR="00D372D4" w:rsidRPr="00EC3B6F" w:rsidRDefault="00D372D4" w:rsidP="00F01DE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equip_id</w:t>
            </w:r>
          </w:p>
        </w:tc>
        <w:tc>
          <w:tcPr>
            <w:tcW w:w="709" w:type="dxa"/>
          </w:tcPr>
          <w:p w:rsidR="00D372D4" w:rsidRPr="00EC3B6F" w:rsidRDefault="00D372D4" w:rsidP="00D372D4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2126" w:type="dxa"/>
            <w:vAlign w:val="center"/>
          </w:tcPr>
          <w:p w:rsidR="00D372D4" w:rsidRPr="00EC3B6F" w:rsidRDefault="00D372D4" w:rsidP="00D372D4">
            <w:pPr>
              <w:widowControl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入場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車道</w:t>
            </w:r>
          </w:p>
        </w:tc>
        <w:tc>
          <w:tcPr>
            <w:tcW w:w="4899" w:type="dxa"/>
          </w:tcPr>
          <w:p w:rsidR="00D372D4" w:rsidRPr="00EC3B6F" w:rsidRDefault="00D372D4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D372D4" w:rsidRPr="00EC3B6F" w:rsidRDefault="00D372D4" w:rsidP="004B4351">
            <w:pPr>
              <w:pStyle w:val="af3"/>
              <w:numPr>
                <w:ilvl w:val="0"/>
                <w:numId w:val="3"/>
              </w:num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</w:p>
        </w:tc>
        <w:tc>
          <w:tcPr>
            <w:tcW w:w="2227" w:type="dxa"/>
            <w:vAlign w:val="center"/>
          </w:tcPr>
          <w:p w:rsidR="00D372D4" w:rsidRPr="00EC3B6F" w:rsidRDefault="00D372D4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license_plate</w:t>
            </w:r>
          </w:p>
        </w:tc>
        <w:tc>
          <w:tcPr>
            <w:tcW w:w="709" w:type="dxa"/>
          </w:tcPr>
          <w:p w:rsidR="00D372D4" w:rsidRPr="00EC3B6F" w:rsidRDefault="00D372D4" w:rsidP="00D372D4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2126" w:type="dxa"/>
            <w:vAlign w:val="center"/>
          </w:tcPr>
          <w:p w:rsidR="00D372D4" w:rsidRPr="00EC3B6F" w:rsidRDefault="00D372D4" w:rsidP="00D372D4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入場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車號</w:t>
            </w:r>
          </w:p>
        </w:tc>
        <w:tc>
          <w:tcPr>
            <w:tcW w:w="4899" w:type="dxa"/>
          </w:tcPr>
          <w:p w:rsidR="00D372D4" w:rsidRPr="00EC3B6F" w:rsidRDefault="00D372D4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</w:p>
        </w:tc>
      </w:tr>
      <w:tr w:rsidR="00EC3B6F" w:rsidRPr="00EC3B6F" w:rsidTr="0014502C">
        <w:trPr>
          <w:jc w:val="center"/>
        </w:trPr>
        <w:tc>
          <w:tcPr>
            <w:tcW w:w="536" w:type="dxa"/>
          </w:tcPr>
          <w:p w:rsidR="0064097F" w:rsidRPr="00EC3B6F" w:rsidRDefault="0064097F" w:rsidP="004B4351">
            <w:pPr>
              <w:pStyle w:val="af3"/>
              <w:numPr>
                <w:ilvl w:val="0"/>
                <w:numId w:val="3"/>
              </w:num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</w:p>
        </w:tc>
        <w:tc>
          <w:tcPr>
            <w:tcW w:w="2227" w:type="dxa"/>
          </w:tcPr>
          <w:p w:rsidR="0064097F" w:rsidRPr="00EC3B6F" w:rsidRDefault="00D372D4" w:rsidP="00EB6924">
            <w:pPr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is_enter</w:t>
            </w:r>
          </w:p>
        </w:tc>
        <w:tc>
          <w:tcPr>
            <w:tcW w:w="709" w:type="dxa"/>
          </w:tcPr>
          <w:p w:rsidR="0064097F" w:rsidRPr="00EC3B6F" w:rsidRDefault="00A82A6B" w:rsidP="00D372D4">
            <w:pPr>
              <w:jc w:val="center"/>
              <w:rPr>
                <w:rFonts w:ascii="標楷體" w:eastAsia="標楷體" w:hAnsi="標楷體" w:cs="Arial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2126" w:type="dxa"/>
          </w:tcPr>
          <w:p w:rsidR="0064097F" w:rsidRPr="00EC3B6F" w:rsidRDefault="00D372D4" w:rsidP="00D372D4">
            <w:pPr>
              <w:pStyle w:val="Default"/>
              <w:jc w:val="center"/>
              <w:rPr>
                <w:rFonts w:hAnsi="標楷體" w:cs="Consolas"/>
                <w:color w:val="000000" w:themeColor="text1"/>
              </w:rPr>
            </w:pPr>
            <w:r w:rsidRPr="00EC3B6F">
              <w:rPr>
                <w:rFonts w:hAnsi="標楷體" w:cs="Consolas"/>
                <w:color w:val="000000" w:themeColor="text1"/>
              </w:rPr>
              <w:t>是否可入場</w:t>
            </w:r>
          </w:p>
        </w:tc>
        <w:tc>
          <w:tcPr>
            <w:tcW w:w="4899" w:type="dxa"/>
          </w:tcPr>
          <w:p w:rsidR="0064097F" w:rsidRPr="00EC3B6F" w:rsidRDefault="00D372D4" w:rsidP="00EB6924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Y:可入場 N:不可入場</w:t>
            </w:r>
          </w:p>
        </w:tc>
      </w:tr>
    </w:tbl>
    <w:p w:rsidR="00B56B62" w:rsidRPr="00EC3B6F" w:rsidRDefault="00426B9A" w:rsidP="00BD2546">
      <w:pPr>
        <w:rPr>
          <w:rFonts w:ascii="標楷體" w:eastAsia="標楷體" w:hAnsi="標楷體"/>
          <w:b/>
          <w:color w:val="000000" w:themeColor="text1"/>
          <w:szCs w:val="24"/>
        </w:rPr>
      </w:pPr>
      <w:bookmarkStart w:id="46" w:name="_Toc89248081"/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執行成功</w:t>
      </w:r>
      <w:r w:rsidR="00B56B62" w:rsidRPr="00EC3B6F">
        <w:rPr>
          <w:rFonts w:ascii="標楷體" w:eastAsia="標楷體" w:hAnsi="標楷體" w:hint="eastAsia"/>
          <w:b/>
          <w:color w:val="000000" w:themeColor="text1"/>
          <w:szCs w:val="24"/>
        </w:rPr>
        <w:t>範例</w:t>
      </w:r>
      <w:r w:rsidR="00BD2546"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</w:p>
    <w:p w:rsidR="00AB72E5" w:rsidRPr="00EC3B6F" w:rsidRDefault="00AB72E5" w:rsidP="00AC2C44">
      <w:pPr>
        <w:ind w:firstLine="48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{</w:t>
      </w:r>
    </w:p>
    <w:p w:rsidR="00C230C3" w:rsidRPr="00EC3B6F" w:rsidRDefault="00C230C3" w:rsidP="008374A4">
      <w:pPr>
        <w:ind w:leftChars="100" w:left="24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: "</w:t>
      </w:r>
      <w:r w:rsidR="004F6D53" w:rsidRPr="00EC3B6F">
        <w:rPr>
          <w:rFonts w:ascii="標楷體" w:eastAsia="標楷體" w:hAnsi="標楷體"/>
          <w:color w:val="000000" w:themeColor="text1"/>
          <w:kern w:val="0"/>
          <w:szCs w:val="24"/>
        </w:rPr>
        <w:t>0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00"</w:t>
      </w:r>
      <w:r w:rsidR="008374A4" w:rsidRPr="00EC3B6F">
        <w:rPr>
          <w:rFonts w:ascii="標楷體" w:eastAsia="標楷體" w:hAnsi="標楷體"/>
          <w:color w:val="000000" w:themeColor="text1"/>
          <w:kern w:val="0"/>
          <w:szCs w:val="24"/>
        </w:rPr>
        <w:t>,</w:t>
      </w:r>
    </w:p>
    <w:p w:rsidR="00AB72E5" w:rsidRPr="00EC3B6F" w:rsidRDefault="00AB72E5" w:rsidP="008374A4">
      <w:pPr>
        <w:ind w:leftChars="100" w:left="24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    "</w:t>
      </w:r>
      <w:r w:rsidR="00D372D4"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ret_msg 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": "",</w:t>
      </w:r>
    </w:p>
    <w:p w:rsidR="00D372D4" w:rsidRPr="00EC3B6F" w:rsidRDefault="00D372D4" w:rsidP="00D372D4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 xml:space="preserve">  "equip_id": "11",</w:t>
      </w:r>
    </w:p>
    <w:p w:rsidR="00D372D4" w:rsidRPr="00EC3B6F" w:rsidRDefault="00D372D4" w:rsidP="00D372D4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 xml:space="preserve">  "license_plate": "BCD9062",</w:t>
      </w:r>
    </w:p>
    <w:p w:rsidR="00D372D4" w:rsidRPr="00EC3B6F" w:rsidRDefault="00D372D4" w:rsidP="00D372D4">
      <w:pPr>
        <w:ind w:leftChars="100" w:left="24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    "is_enter": "Y"</w:t>
      </w:r>
    </w:p>
    <w:p w:rsidR="00AC2C44" w:rsidRPr="00EC3B6F" w:rsidRDefault="00AB72E5" w:rsidP="00AC2C44">
      <w:pPr>
        <w:ind w:firstLine="48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}</w:t>
      </w:r>
    </w:p>
    <w:p w:rsidR="0014580D" w:rsidRPr="00EC3B6F" w:rsidRDefault="00426B9A" w:rsidP="00F5483A">
      <w:pPr>
        <w:rPr>
          <w:rFonts w:ascii="標楷體" w:eastAsia="標楷體" w:hAnsi="標楷體"/>
          <w:b/>
          <w:color w:val="000000" w:themeColor="text1"/>
          <w:szCs w:val="24"/>
        </w:rPr>
      </w:pPr>
      <w:bookmarkStart w:id="47" w:name="_Toc89248082"/>
      <w:bookmarkEnd w:id="46"/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執行失敗</w:t>
      </w:r>
      <w:r w:rsidR="0014580D" w:rsidRPr="00EC3B6F">
        <w:rPr>
          <w:rFonts w:ascii="標楷體" w:eastAsia="標楷體" w:hAnsi="標楷體" w:hint="eastAsia"/>
          <w:b/>
          <w:color w:val="000000" w:themeColor="text1"/>
          <w:szCs w:val="24"/>
        </w:rPr>
        <w:t>範例</w:t>
      </w:r>
      <w:bookmarkEnd w:id="47"/>
      <w:r w:rsidR="00551577"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</w:p>
    <w:p w:rsidR="00A51CC9" w:rsidRPr="00EC3B6F" w:rsidRDefault="00A51CC9" w:rsidP="00510669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D372D4" w:rsidRPr="00EC3B6F" w:rsidRDefault="00D372D4" w:rsidP="00D372D4">
      <w:pPr>
        <w:ind w:leftChars="100" w:left="24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: "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W001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",</w:t>
      </w:r>
    </w:p>
    <w:p w:rsidR="00D372D4" w:rsidRPr="00EC3B6F" w:rsidRDefault="00D372D4" w:rsidP="00D372D4">
      <w:pPr>
        <w:ind w:leftChars="100" w:left="24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    "ret_msg ": "</w:t>
      </w:r>
      <w:r w:rsidRPr="00EC3B6F">
        <w:rPr>
          <w:rFonts w:ascii="標楷體" w:eastAsia="標楷體" w:hAnsi="標楷體"/>
          <w:color w:val="000000" w:themeColor="text1"/>
          <w:szCs w:val="24"/>
        </w:rPr>
        <w:t xml:space="preserve"> APIToken驗證失敗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",</w:t>
      </w:r>
    </w:p>
    <w:p w:rsidR="0048547F" w:rsidRPr="00EC3B6F" w:rsidRDefault="0048547F" w:rsidP="0048547F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 xml:space="preserve">  "equip_id": "11",</w:t>
      </w:r>
    </w:p>
    <w:p w:rsidR="0048547F" w:rsidRPr="00EC3B6F" w:rsidRDefault="0048547F" w:rsidP="0048547F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 xml:space="preserve">  "license_plate": "BCD9062",</w:t>
      </w:r>
    </w:p>
    <w:p w:rsidR="00D372D4" w:rsidRPr="00EC3B6F" w:rsidRDefault="00D372D4" w:rsidP="00D372D4">
      <w:pPr>
        <w:ind w:leftChars="100" w:left="24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    "is_enter": "</w:t>
      </w:r>
      <w:r w:rsidR="00320D85" w:rsidRPr="00EC3B6F">
        <w:rPr>
          <w:rFonts w:ascii="標楷體" w:eastAsia="標楷體" w:hAnsi="標楷體" w:hint="eastAsia"/>
          <w:color w:val="000000" w:themeColor="text1"/>
          <w:kern w:val="0"/>
          <w:szCs w:val="24"/>
        </w:rPr>
        <w:t>N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</w:t>
      </w:r>
    </w:p>
    <w:p w:rsidR="00A51CC9" w:rsidRPr="00EC3B6F" w:rsidRDefault="00A51CC9" w:rsidP="00510669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8B3C8D" w:rsidRPr="00EC3B6F" w:rsidRDefault="008B3C8D" w:rsidP="00510669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: "W002", 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 xml:space="preserve">    "ret_msg ": "車道未存在", </w:t>
      </w:r>
    </w:p>
    <w:p w:rsidR="0048547F" w:rsidRPr="00EC3B6F" w:rsidRDefault="0048547F" w:rsidP="0048547F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 xml:space="preserve">  </w:t>
      </w:r>
      <w:r w:rsidRPr="00EC3B6F">
        <w:rPr>
          <w:rFonts w:ascii="標楷體" w:eastAsia="標楷體" w:hAnsi="標楷體" w:hint="eastAsia"/>
          <w:color w:val="000000" w:themeColor="text1"/>
          <w:kern w:val="0"/>
          <w:szCs w:val="24"/>
        </w:rPr>
        <w:tab/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"equip_id": "11",</w:t>
      </w:r>
    </w:p>
    <w:p w:rsidR="0048547F" w:rsidRPr="00EC3B6F" w:rsidRDefault="0048547F" w:rsidP="0048547F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 xml:space="preserve">  </w:t>
      </w:r>
      <w:r w:rsidRPr="00EC3B6F">
        <w:rPr>
          <w:rFonts w:ascii="標楷體" w:eastAsia="標楷體" w:hAnsi="標楷體" w:hint="eastAsia"/>
          <w:color w:val="000000" w:themeColor="text1"/>
          <w:kern w:val="0"/>
          <w:szCs w:val="24"/>
        </w:rPr>
        <w:tab/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"license_plate": "BCD9062",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"is_enter": "N" 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48547F" w:rsidRPr="00EC3B6F" w:rsidRDefault="0048547F" w:rsidP="00510669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48547F" w:rsidRPr="00EC3B6F" w:rsidRDefault="0048547F" w:rsidP="00510669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lastRenderedPageBreak/>
        <w:t>{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: "W003", 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 xml:space="preserve">    "ret_msg ": "車號未預約", </w:t>
      </w:r>
    </w:p>
    <w:p w:rsidR="0048547F" w:rsidRPr="00EC3B6F" w:rsidRDefault="0048547F" w:rsidP="0048547F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 xml:space="preserve">  </w:t>
      </w:r>
      <w:r w:rsidRPr="00EC3B6F">
        <w:rPr>
          <w:rFonts w:ascii="標楷體" w:eastAsia="標楷體" w:hAnsi="標楷體" w:hint="eastAsia"/>
          <w:color w:val="000000" w:themeColor="text1"/>
          <w:kern w:val="0"/>
          <w:szCs w:val="24"/>
        </w:rPr>
        <w:tab/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"equip_id": "11",</w:t>
      </w:r>
    </w:p>
    <w:p w:rsidR="0048547F" w:rsidRPr="00EC3B6F" w:rsidRDefault="0048547F" w:rsidP="0048547F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 xml:space="preserve">  </w:t>
      </w:r>
      <w:r w:rsidRPr="00EC3B6F">
        <w:rPr>
          <w:rFonts w:ascii="標楷體" w:eastAsia="標楷體" w:hAnsi="標楷體" w:hint="eastAsia"/>
          <w:color w:val="000000" w:themeColor="text1"/>
          <w:kern w:val="0"/>
          <w:szCs w:val="24"/>
        </w:rPr>
        <w:tab/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"license_plate": "BCD9062",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"is_enter": "N" </w:t>
      </w:r>
    </w:p>
    <w:p w:rsidR="007F34DC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: "W004", 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 xml:space="preserve">    "ret_msg ": "尚未到達入場時間", </w:t>
      </w:r>
    </w:p>
    <w:p w:rsidR="0048547F" w:rsidRPr="00EC3B6F" w:rsidRDefault="0048547F" w:rsidP="0048547F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 xml:space="preserve">  </w:t>
      </w:r>
      <w:r w:rsidRPr="00EC3B6F">
        <w:rPr>
          <w:rFonts w:ascii="標楷體" w:eastAsia="標楷體" w:hAnsi="標楷體" w:hint="eastAsia"/>
          <w:color w:val="000000" w:themeColor="text1"/>
          <w:kern w:val="0"/>
          <w:szCs w:val="24"/>
        </w:rPr>
        <w:tab/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"equip_id": "11",</w:t>
      </w:r>
    </w:p>
    <w:p w:rsidR="0048547F" w:rsidRPr="00EC3B6F" w:rsidRDefault="0048547F" w:rsidP="0048547F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 xml:space="preserve">  </w:t>
      </w:r>
      <w:r w:rsidRPr="00EC3B6F">
        <w:rPr>
          <w:rFonts w:ascii="標楷體" w:eastAsia="標楷體" w:hAnsi="標楷體" w:hint="eastAsia"/>
          <w:color w:val="000000" w:themeColor="text1"/>
          <w:kern w:val="0"/>
          <w:szCs w:val="24"/>
        </w:rPr>
        <w:tab/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"license_plate": "BCD9062",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"is_enter": "N" 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: "W005", 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 xml:space="preserve">    "ret_msg ": "已超過預約時間", </w:t>
      </w:r>
    </w:p>
    <w:p w:rsidR="0048547F" w:rsidRPr="00EC3B6F" w:rsidRDefault="0048547F" w:rsidP="0048547F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 xml:space="preserve">  </w:t>
      </w:r>
      <w:r w:rsidRPr="00EC3B6F">
        <w:rPr>
          <w:rFonts w:ascii="標楷體" w:eastAsia="標楷體" w:hAnsi="標楷體" w:hint="eastAsia"/>
          <w:color w:val="000000" w:themeColor="text1"/>
          <w:kern w:val="0"/>
          <w:szCs w:val="24"/>
        </w:rPr>
        <w:tab/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"equip_id": "11",</w:t>
      </w:r>
    </w:p>
    <w:p w:rsidR="0048547F" w:rsidRPr="00EC3B6F" w:rsidRDefault="0048547F" w:rsidP="0048547F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 xml:space="preserve">  </w:t>
      </w:r>
      <w:r w:rsidRPr="00EC3B6F">
        <w:rPr>
          <w:rFonts w:ascii="標楷體" w:eastAsia="標楷體" w:hAnsi="標楷體" w:hint="eastAsia"/>
          <w:color w:val="000000" w:themeColor="text1"/>
          <w:kern w:val="0"/>
          <w:szCs w:val="24"/>
        </w:rPr>
        <w:tab/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"license_plate": "BCD9062",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"is_enter": "N" 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6516FB" w:rsidRPr="00EC3B6F" w:rsidRDefault="006516FB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"ret_code": "E99</w:t>
      </w: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8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", </w:t>
      </w: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 xml:space="preserve">    "ret_msg ": "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資料庫錯誤，請聯絡相關負責人員</w:t>
      </w: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 xml:space="preserve">", </w:t>
      </w:r>
    </w:p>
    <w:p w:rsidR="006516FB" w:rsidRPr="00EC3B6F" w:rsidRDefault="006516FB" w:rsidP="006516FB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lastRenderedPageBreak/>
        <w:tab/>
        <w:t xml:space="preserve">  </w:t>
      </w:r>
      <w:r w:rsidRPr="00EC3B6F">
        <w:rPr>
          <w:rFonts w:ascii="標楷體" w:eastAsia="標楷體" w:hAnsi="標楷體" w:hint="eastAsia"/>
          <w:color w:val="000000" w:themeColor="text1"/>
          <w:kern w:val="0"/>
          <w:szCs w:val="24"/>
        </w:rPr>
        <w:tab/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"equip_id": "11",</w:t>
      </w:r>
    </w:p>
    <w:p w:rsidR="006516FB" w:rsidRPr="00EC3B6F" w:rsidRDefault="006516FB" w:rsidP="006516FB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 xml:space="preserve">  </w:t>
      </w:r>
      <w:r w:rsidRPr="00EC3B6F">
        <w:rPr>
          <w:rFonts w:ascii="標楷體" w:eastAsia="標楷體" w:hAnsi="標楷體" w:hint="eastAsia"/>
          <w:color w:val="000000" w:themeColor="text1"/>
          <w:kern w:val="0"/>
          <w:szCs w:val="24"/>
        </w:rPr>
        <w:tab/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"license_plate": "BCD9062",</w:t>
      </w: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"is_enter": "N" </w:t>
      </w: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6516FB" w:rsidRPr="00EC3B6F" w:rsidRDefault="006516FB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: "E999", 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 xml:space="preserve">    "ret_msg ": "系統錯誤，請聯絡相關負責人員", </w:t>
      </w:r>
    </w:p>
    <w:p w:rsidR="0048547F" w:rsidRPr="00EC3B6F" w:rsidRDefault="0048547F" w:rsidP="0048547F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 xml:space="preserve">  </w:t>
      </w:r>
      <w:r w:rsidRPr="00EC3B6F">
        <w:rPr>
          <w:rFonts w:ascii="標楷體" w:eastAsia="標楷體" w:hAnsi="標楷體" w:hint="eastAsia"/>
          <w:color w:val="000000" w:themeColor="text1"/>
          <w:kern w:val="0"/>
          <w:szCs w:val="24"/>
        </w:rPr>
        <w:tab/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"equip_id": "11",</w:t>
      </w:r>
    </w:p>
    <w:p w:rsidR="0048547F" w:rsidRPr="00EC3B6F" w:rsidRDefault="0048547F" w:rsidP="0048547F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 xml:space="preserve">  </w:t>
      </w:r>
      <w:r w:rsidRPr="00EC3B6F">
        <w:rPr>
          <w:rFonts w:ascii="標楷體" w:eastAsia="標楷體" w:hAnsi="標楷體" w:hint="eastAsia"/>
          <w:color w:val="000000" w:themeColor="text1"/>
          <w:kern w:val="0"/>
          <w:szCs w:val="24"/>
        </w:rPr>
        <w:tab/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"license_plate": "BCD9062",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"is_enter": "N" </w:t>
      </w:r>
    </w:p>
    <w:p w:rsidR="0048547F" w:rsidRPr="00EC3B6F" w:rsidRDefault="0048547F" w:rsidP="0048547F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3B1389" w:rsidRPr="00EC3B6F" w:rsidRDefault="003B1389" w:rsidP="00510669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337AD6" w:rsidRPr="00EC3B6F" w:rsidRDefault="00337AD6" w:rsidP="00337AD6">
      <w:pPr>
        <w:widowControl/>
        <w:rPr>
          <w:rStyle w:val="10"/>
          <w:rFonts w:ascii="標楷體" w:eastAsia="標楷體" w:hAnsi="標楷體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color w:val="000000" w:themeColor="text1"/>
          <w:sz w:val="24"/>
          <w:szCs w:val="24"/>
        </w:rPr>
        <w:t>API 業務流程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>:</w:t>
      </w:r>
    </w:p>
    <w:p w:rsidR="00337AD6" w:rsidRPr="00EC3B6F" w:rsidRDefault="00337AD6" w:rsidP="00EC3B6F">
      <w:pPr>
        <w:pStyle w:val="af5"/>
        <w:widowControl/>
        <w:numPr>
          <w:ilvl w:val="0"/>
          <w:numId w:val="4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記錄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request參數(寫入一個文字記錄檔，檔名為yyyyMMdd.txt，每日產生一個)。</w:t>
      </w:r>
    </w:p>
    <w:p w:rsidR="002A22BF" w:rsidRPr="00EC3B6F" w:rsidRDefault="00337AD6" w:rsidP="00EC3B6F">
      <w:pPr>
        <w:pStyle w:val="af5"/>
        <w:widowControl/>
        <w:numPr>
          <w:ilvl w:val="0"/>
          <w:numId w:val="4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新增一筆車牌辨識記錄檔(BK_RecognizeLog)</w:t>
      </w:r>
    </w:p>
    <w:p w:rsidR="00337AD6" w:rsidRPr="00EC3B6F" w:rsidRDefault="00337AD6" w:rsidP="0048547F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insert BK_RecognizeLog(api_type,equip_id,license_plate,record_time) values('1','{傳入-入場車道}','{傳入-入場車號}','{傳入-入場時間，格式YYYY-MM-DD HH:MM:SS}')</w:t>
      </w:r>
    </w:p>
    <w:p w:rsidR="002A22BF" w:rsidRPr="00EC3B6F" w:rsidRDefault="00337AD6" w:rsidP="00EC3B6F">
      <w:pPr>
        <w:pStyle w:val="af5"/>
        <w:widowControl/>
        <w:numPr>
          <w:ilvl w:val="0"/>
          <w:numId w:val="4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檢核 request參數，檢核失敗直接回傳訊息，將response內容並寫入記錄檔。</w:t>
      </w:r>
    </w:p>
    <w:p w:rsidR="00337AD6" w:rsidRPr="00EC3B6F" w:rsidRDefault="002A22BF" w:rsidP="0048547F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檢核項目如下:</w:t>
      </w:r>
    </w:p>
    <w:p w:rsidR="002A22BF" w:rsidRPr="00EC3B6F" w:rsidRDefault="002A22BF" w:rsidP="00EC3B6F">
      <w:pPr>
        <w:pStyle w:val="af5"/>
        <w:widowControl/>
        <w:numPr>
          <w:ilvl w:val="1"/>
          <w:numId w:val="4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Request Header 不存在一個</w:t>
      </w:r>
      <w:r w:rsidR="009F529A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Camera-Token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項目，回傳錯誤代碼W001及訊息(API Token 驗證失敗)。</w:t>
      </w:r>
    </w:p>
    <w:p w:rsidR="002A22BF" w:rsidRPr="00EC3B6F" w:rsidRDefault="002A22BF" w:rsidP="00EC3B6F">
      <w:pPr>
        <w:pStyle w:val="af5"/>
        <w:widowControl/>
        <w:numPr>
          <w:ilvl w:val="1"/>
          <w:numId w:val="4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Request Header 的</w:t>
      </w:r>
      <w:r w:rsidR="009F529A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Camera-Token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的內容，帶入下面語法，rowCnt==0 回傳錯誤代碼W001及訊息(API Token 驗證失敗)。</w:t>
      </w:r>
    </w:p>
    <w:p w:rsidR="002A22BF" w:rsidRPr="00EC3B6F" w:rsidRDefault="002A22BF" w:rsidP="0048547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select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count(1) rowCnt from BK_Parameter </w:t>
      </w:r>
    </w:p>
    <w:p w:rsidR="00337AD6" w:rsidRPr="00EC3B6F" w:rsidRDefault="002A22BF" w:rsidP="0048547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where para_type ='</w:t>
      </w:r>
      <w:r w:rsidR="00652FDF" w:rsidRPr="00652FDF">
        <w:t xml:space="preserve"> </w:t>
      </w:r>
      <w:r w:rsidR="00652FDF" w:rsidRPr="00652FD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Camera_Token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' and para_status='1' and para_value='API的token'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 </w:t>
      </w:r>
    </w:p>
    <w:p w:rsidR="002A22BF" w:rsidRPr="00EC3B6F" w:rsidRDefault="002A22BF" w:rsidP="00EC3B6F">
      <w:pPr>
        <w:pStyle w:val="af5"/>
        <w:widowControl/>
        <w:numPr>
          <w:ilvl w:val="1"/>
          <w:numId w:val="4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必填欄位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未填，回傳錯誤代碼W002及訊息(ex: id 欄位不可空白)。</w:t>
      </w:r>
    </w:p>
    <w:p w:rsidR="003D7555" w:rsidRPr="00EC3B6F" w:rsidRDefault="006241D2" w:rsidP="00EC3B6F">
      <w:pPr>
        <w:pStyle w:val="af5"/>
        <w:widowControl/>
        <w:numPr>
          <w:ilvl w:val="1"/>
          <w:numId w:val="4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檢核[傳入-入場時間]如果系統主機時間差異超過5</w:t>
      </w:r>
      <w:r w:rsidR="003D7555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分鐘以上，新增一筆記錄到BK_ApiWarningLog</w:t>
      </w:r>
    </w:p>
    <w:p w:rsidR="006241D2" w:rsidRPr="00EC3B6F" w:rsidDel="00B42758" w:rsidRDefault="009929CC" w:rsidP="00EC3B6F">
      <w:pPr>
        <w:pStyle w:val="af5"/>
        <w:widowControl/>
        <w:ind w:leftChars="0" w:left="960"/>
        <w:rPr>
          <w:del w:id="48" w:author="韓聖偉" w:date="2026-05-08T12:07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lastRenderedPageBreak/>
        <w:t>INSERT INTO [dbo]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.[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BK_ApiWarningLog] ([api_type] ,[warning_code] ,[warning_message]) VALUES (1, 'TimestampOutOfRange', '傳入入場時間:{傳入-</w:t>
      </w:r>
      <w:r w:rsidRPr="00EC3B6F">
        <w:rPr>
          <w:rFonts w:ascii="標楷體" w:eastAsia="標楷體" w:hAnsi="標楷體" w:cs="Consolas"/>
          <w:color w:val="000000" w:themeColor="text1"/>
          <w:szCs w:val="24"/>
        </w:rPr>
        <w:t>入場時間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} 與伺服器當下時間: {當下時間} 差異超過5分種以上')，然後把目前傳入時間改成伺服器當下時間，並且標註如果有回傳任何的值，都會增加 {回傳訊息}+"傳送時間與伺服器時間差異過大，因此以伺服器當下時間為主"</w:t>
      </w:r>
      <w:r w:rsidR="006241D2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。</w:t>
      </w:r>
    </w:p>
    <w:p w:rsidR="00B42758" w:rsidRPr="00B42758" w:rsidRDefault="00B42758">
      <w:pPr>
        <w:pStyle w:val="af5"/>
        <w:widowControl/>
        <w:ind w:leftChars="0" w:left="960"/>
        <w:rPr>
          <w:ins w:id="49" w:author="韓聖偉" w:date="2026-05-08T12:07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B42758" w:rsidRPr="00B42758" w:rsidRDefault="00B42758">
      <w:pPr>
        <w:pStyle w:val="af5"/>
        <w:widowControl/>
        <w:numPr>
          <w:ilvl w:val="0"/>
          <w:numId w:val="44"/>
        </w:numPr>
        <w:ind w:leftChars="0"/>
        <w:rPr>
          <w:ins w:id="50" w:author="韓聖偉" w:date="2026-05-08T12:07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51" w:author="韓聖偉" w:date="2026-05-08T12:07:00Z">
          <w:pPr>
            <w:pStyle w:val="af5"/>
            <w:widowControl/>
          </w:pPr>
        </w:pPrChange>
      </w:pPr>
      <w:ins w:id="52" w:author="韓聖偉" w:date="2026-05-08T12:07:00Z">
        <w:r w:rsidRPr="00B42758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設定入口停車狀態</w:t>
        </w:r>
      </w:ins>
    </w:p>
    <w:p w:rsidR="002A22BF" w:rsidRPr="00EC3B6F" w:rsidDel="00B42758" w:rsidRDefault="00B42758">
      <w:pPr>
        <w:pStyle w:val="af5"/>
        <w:widowControl/>
        <w:ind w:leftChars="0"/>
        <w:rPr>
          <w:del w:id="53" w:author="韓聖偉" w:date="2026-05-08T12:06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54" w:author="韓聖偉" w:date="2026-05-08T12:07:00Z">
          <w:pPr>
            <w:pStyle w:val="af5"/>
            <w:widowControl/>
            <w:numPr>
              <w:ilvl w:val="1"/>
              <w:numId w:val="44"/>
            </w:numPr>
            <w:ind w:leftChars="0" w:left="960" w:hanging="480"/>
          </w:pPr>
        </w:pPrChange>
      </w:pPr>
      <w:ins w:id="55" w:author="韓聖偉" w:date="2026-05-08T12:07:00Z">
        <w:r w:rsidRPr="00B42758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update BK_EntranceFillStatus set carno='{</w:t>
        </w:r>
        <w:proofErr w:type="gramStart"/>
        <w:r w:rsidRPr="00B42758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車辨掃描</w:t>
        </w:r>
        <w:proofErr w:type="gramEnd"/>
        <w:r w:rsidRPr="00B42758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車號}', last_park_time='{掃描當下時間}', update_date='{掃描當下時間}' where entrance_no ='{</w:t>
        </w:r>
        <w:proofErr w:type="gramStart"/>
        <w:r w:rsidRPr="00B42758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車辨所屬</w:t>
        </w:r>
        <w:proofErr w:type="gramEnd"/>
        <w:r w:rsidRPr="00B42758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入口編號}'</w:t>
        </w:r>
      </w:ins>
      <w:del w:id="56" w:author="韓聖偉" w:date="2026-05-08T12:06:00Z">
        <w:r w:rsidR="002A22BF" w:rsidRPr="00EC3B6F" w:rsidDel="00B42758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檢查車道是否有有在</w:delText>
        </w:r>
        <w:r w:rsidR="00636D11" w:rsidRPr="00636D11" w:rsidDel="00B42758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入口占用狀態</w:delText>
        </w:r>
        <w:r w:rsidR="002A22BF" w:rsidRPr="00EC3B6F" w:rsidDel="00B42758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(</w:delText>
        </w:r>
        <w:r w:rsidR="00636D11" w:rsidRPr="00636D11" w:rsidDel="00B42758">
          <w:rPr>
            <w:rStyle w:val="10"/>
            <w:rFonts w:ascii="標楷體" w:eastAsia="標楷體" w:hAnsi="標楷體"/>
            <w:b w:val="0"/>
            <w:color w:val="000000" w:themeColor="text1"/>
            <w:sz w:val="24"/>
            <w:szCs w:val="24"/>
          </w:rPr>
          <w:delText>BK_EntranceFillStatus</w:delText>
        </w:r>
        <w:r w:rsidR="002A22BF" w:rsidRPr="00EC3B6F" w:rsidDel="00B42758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)中，如果沒有傳送回傳錯誤代碼W002(車道未存在)</w:delText>
        </w:r>
      </w:del>
    </w:p>
    <w:p w:rsidR="002A22BF" w:rsidRPr="00EC3B6F" w:rsidDel="00B42758" w:rsidRDefault="002A22BF">
      <w:pPr>
        <w:pStyle w:val="af5"/>
        <w:widowControl/>
        <w:ind w:leftChars="0"/>
        <w:rPr>
          <w:del w:id="57" w:author="韓聖偉" w:date="2026-05-08T12:06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58" w:author="韓聖偉" w:date="2026-05-08T12:07:00Z">
          <w:pPr>
            <w:pStyle w:val="af5"/>
            <w:widowControl/>
            <w:ind w:leftChars="0" w:left="960"/>
          </w:pPr>
        </w:pPrChange>
      </w:pPr>
      <w:del w:id="59" w:author="韓聖偉" w:date="2026-05-08T12:06:00Z">
        <w:r w:rsidRPr="00EC3B6F" w:rsidDel="00B42758">
          <w:rPr>
            <w:rStyle w:val="10"/>
            <w:rFonts w:ascii="標楷體" w:eastAsia="標楷體" w:hAnsi="標楷體"/>
            <w:b w:val="0"/>
            <w:color w:val="000000" w:themeColor="text1"/>
            <w:sz w:val="24"/>
            <w:szCs w:val="24"/>
          </w:rPr>
          <w:delText xml:space="preserve">select </w:delText>
        </w:r>
        <w:r w:rsidR="003D2DDE" w:rsidDel="00B42758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count(1)</w:delText>
        </w:r>
        <w:r w:rsidRPr="00EC3B6F" w:rsidDel="00B42758">
          <w:rPr>
            <w:rStyle w:val="10"/>
            <w:rFonts w:ascii="標楷體" w:eastAsia="標楷體" w:hAnsi="標楷體"/>
            <w:b w:val="0"/>
            <w:color w:val="000000" w:themeColor="text1"/>
            <w:sz w:val="24"/>
            <w:szCs w:val="24"/>
          </w:rPr>
          <w:delText xml:space="preserve"> </w:delText>
        </w:r>
      </w:del>
    </w:p>
    <w:p w:rsidR="002A22BF" w:rsidRPr="00EC3B6F" w:rsidDel="00B42758" w:rsidRDefault="002A22BF">
      <w:pPr>
        <w:pStyle w:val="af5"/>
        <w:widowControl/>
        <w:ind w:leftChars="0"/>
        <w:rPr>
          <w:del w:id="60" w:author="韓聖偉" w:date="2026-05-08T12:06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61" w:author="韓聖偉" w:date="2026-05-08T12:07:00Z">
          <w:pPr>
            <w:pStyle w:val="af5"/>
            <w:widowControl/>
            <w:ind w:leftChars="0" w:left="960"/>
          </w:pPr>
        </w:pPrChange>
      </w:pPr>
      <w:del w:id="62" w:author="韓聖偉" w:date="2026-05-08T12:06:00Z">
        <w:r w:rsidRPr="00EC3B6F" w:rsidDel="00B42758">
          <w:rPr>
            <w:rStyle w:val="10"/>
            <w:rFonts w:ascii="標楷體" w:eastAsia="標楷體" w:hAnsi="標楷體"/>
            <w:b w:val="0"/>
            <w:color w:val="000000" w:themeColor="text1"/>
            <w:sz w:val="24"/>
            <w:szCs w:val="24"/>
          </w:rPr>
          <w:delText xml:space="preserve">from </w:delText>
        </w:r>
        <w:r w:rsidR="003D2DDE" w:rsidRPr="003D2DDE" w:rsidDel="00B42758">
          <w:rPr>
            <w:rStyle w:val="10"/>
            <w:rFonts w:ascii="標楷體" w:eastAsia="標楷體" w:hAnsi="標楷體"/>
            <w:b w:val="0"/>
            <w:color w:val="000000" w:themeColor="text1"/>
            <w:sz w:val="24"/>
            <w:szCs w:val="24"/>
          </w:rPr>
          <w:delText>BK_EntranceFillStatus</w:delText>
        </w:r>
      </w:del>
    </w:p>
    <w:p w:rsidR="00BD70AF" w:rsidRPr="00EC3B6F" w:rsidDel="00B42758" w:rsidRDefault="002A22BF">
      <w:pPr>
        <w:pStyle w:val="af5"/>
        <w:widowControl/>
        <w:ind w:leftChars="0"/>
        <w:rPr>
          <w:del w:id="63" w:author="韓聖偉" w:date="2026-05-08T12:06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64" w:author="韓聖偉" w:date="2026-05-08T12:07:00Z">
          <w:pPr>
            <w:pStyle w:val="af5"/>
            <w:widowControl/>
            <w:ind w:leftChars="0" w:left="960"/>
          </w:pPr>
        </w:pPrChange>
      </w:pPr>
      <w:del w:id="65" w:author="韓聖偉" w:date="2026-05-08T12:06:00Z">
        <w:r w:rsidRPr="00EC3B6F" w:rsidDel="00B42758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 xml:space="preserve">where </w:delText>
        </w:r>
        <w:r w:rsidR="003D2DDE" w:rsidRPr="003D2DDE" w:rsidDel="00B42758">
          <w:rPr>
            <w:rStyle w:val="10"/>
            <w:rFonts w:ascii="標楷體" w:eastAsia="標楷體" w:hAnsi="標楷體"/>
            <w:b w:val="0"/>
            <w:color w:val="000000" w:themeColor="text1"/>
            <w:sz w:val="24"/>
            <w:szCs w:val="24"/>
          </w:rPr>
          <w:delText>entrance_no</w:delText>
        </w:r>
        <w:r w:rsidRPr="00EC3B6F" w:rsidDel="00B42758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 xml:space="preserve"> = {傳入-入場車道}</w:delText>
        </w:r>
      </w:del>
    </w:p>
    <w:p w:rsidR="002A22BF" w:rsidRDefault="002A22BF">
      <w:pPr>
        <w:pStyle w:val="af5"/>
        <w:widowControl/>
        <w:ind w:leftChars="0"/>
        <w:rPr>
          <w:ins w:id="66" w:author="韓聖偉" w:date="2026-05-08T12:06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67" w:author="韓聖偉" w:date="2026-05-08T12:07:00Z">
          <w:pPr>
            <w:pStyle w:val="af5"/>
            <w:widowControl/>
            <w:numPr>
              <w:numId w:val="44"/>
            </w:numPr>
            <w:ind w:leftChars="0" w:hanging="480"/>
          </w:pPr>
        </w:pPrChange>
      </w:pPr>
      <w:del w:id="68" w:author="韓聖偉" w:date="2026-05-08T12:06:00Z">
        <w:r w:rsidRPr="00EC3B6F" w:rsidDel="00B42758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檢查車輛是否可以進站</w:delText>
        </w:r>
      </w:del>
    </w:p>
    <w:p w:rsidR="00B42758" w:rsidRPr="00EC3B6F" w:rsidRDefault="00B42758" w:rsidP="00EC3B6F">
      <w:pPr>
        <w:pStyle w:val="af5"/>
        <w:widowControl/>
        <w:numPr>
          <w:ilvl w:val="0"/>
          <w:numId w:val="4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ins w:id="69" w:author="韓聖偉" w:date="2026-05-08T12:06:00Z">
        <w:r w:rsidRPr="00EC3B6F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檢查車輛是否可以進站</w:t>
        </w:r>
      </w:ins>
    </w:p>
    <w:p w:rsidR="002A22BF" w:rsidRPr="00EC3B6F" w:rsidRDefault="002A22BF" w:rsidP="00EC3B6F">
      <w:pPr>
        <w:pStyle w:val="af5"/>
        <w:widowControl/>
        <w:numPr>
          <w:ilvl w:val="1"/>
          <w:numId w:val="4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撈取可進場預約單BY車號</w:t>
      </w:r>
    </w:p>
    <w:p w:rsidR="002A22BF" w:rsidRPr="00EC3B6F" w:rsidRDefault="002A22BF" w:rsidP="0048547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select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book_no,book_status,book_time_begin,book_time_end,dock_no,carno </w:t>
      </w:r>
    </w:p>
    <w:p w:rsidR="002A22BF" w:rsidRPr="00EC3B6F" w:rsidRDefault="002A22BF" w:rsidP="0048547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from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BK_booking </w:t>
      </w:r>
    </w:p>
    <w:p w:rsidR="002A22BF" w:rsidRPr="00EC3B6F" w:rsidRDefault="002A22BF" w:rsidP="0048547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where carno='{傳入-入場車號}'</w:t>
      </w:r>
    </w:p>
    <w:p w:rsidR="002A22BF" w:rsidRPr="00EC3B6F" w:rsidRDefault="002A22BF" w:rsidP="0048547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and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(book_status = 'create' or book_status='enter')</w:t>
      </w:r>
    </w:p>
    <w:p w:rsidR="002A22BF" w:rsidRPr="00EC3B6F" w:rsidRDefault="002A22BF" w:rsidP="00EC3B6F">
      <w:pPr>
        <w:pStyle w:val="af5"/>
        <w:widowControl/>
        <w:numPr>
          <w:ilvl w:val="1"/>
          <w:numId w:val="4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撈取提前入場時間</w:t>
      </w:r>
    </w:p>
    <w:p w:rsidR="002A22BF" w:rsidRPr="00EC3B6F" w:rsidRDefault="002A22BF" w:rsidP="0048547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select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para_value</w:t>
      </w:r>
    </w:p>
    <w:p w:rsidR="002A22BF" w:rsidRPr="00EC3B6F" w:rsidRDefault="002A22BF" w:rsidP="0048547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from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BK_Parameter</w:t>
      </w:r>
    </w:p>
    <w:p w:rsidR="002A22BF" w:rsidRDefault="002A22BF" w:rsidP="0048547F">
      <w:pPr>
        <w:pStyle w:val="af5"/>
        <w:widowControl/>
        <w:ind w:leftChars="0" w:left="960"/>
        <w:rPr>
          <w:ins w:id="70" w:author="韓聖偉" w:date="2026-05-08T11:37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where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para_type='early_entry_time'</w:t>
      </w:r>
    </w:p>
    <w:p w:rsidR="00975DBD" w:rsidRPr="00975DBD" w:rsidDel="00B42758" w:rsidRDefault="00975DBD" w:rsidP="0048547F">
      <w:pPr>
        <w:pStyle w:val="af5"/>
        <w:widowControl/>
        <w:ind w:leftChars="0" w:left="960"/>
        <w:rPr>
          <w:del w:id="71" w:author="韓聖偉" w:date="2026-05-08T12:07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975DBD" w:rsidRPr="00B42758" w:rsidRDefault="00975DBD">
      <w:pPr>
        <w:widowControl/>
        <w:rPr>
          <w:ins w:id="72" w:author="韓聖偉" w:date="2026-05-08T11:37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73" w:author="韓聖偉" w:date="2026-05-08T12:07:00Z">
          <w:pPr>
            <w:pStyle w:val="af5"/>
            <w:widowControl/>
            <w:numPr>
              <w:ilvl w:val="1"/>
              <w:numId w:val="44"/>
            </w:numPr>
            <w:ind w:leftChars="0" w:left="960" w:hanging="480"/>
          </w:pPr>
        </w:pPrChange>
      </w:pPr>
      <w:ins w:id="74" w:author="韓聖偉" w:date="2026-05-08T11:37:00Z">
        <w:r w:rsidRPr="00B42758">
          <w:rPr>
            <w:rStyle w:val="10"/>
            <w:rFonts w:ascii="標楷體" w:eastAsia="標楷體" w:hAnsi="標楷體"/>
            <w:b w:val="0"/>
            <w:color w:val="000000" w:themeColor="text1"/>
            <w:sz w:val="24"/>
            <w:szCs w:val="24"/>
          </w:rPr>
          <w:tab/>
        </w:r>
        <w:r w:rsidRPr="00B42758">
          <w:rPr>
            <w:rStyle w:val="10"/>
            <w:rFonts w:ascii="標楷體" w:eastAsia="標楷體" w:hAnsi="標楷體"/>
            <w:b w:val="0"/>
            <w:color w:val="000000" w:themeColor="text1"/>
            <w:sz w:val="24"/>
            <w:szCs w:val="24"/>
          </w:rPr>
          <w:tab/>
        </w:r>
        <w:r w:rsidRPr="00B42758">
          <w:rPr>
            <w:rStyle w:val="10"/>
            <w:rFonts w:ascii="標楷體" w:eastAsia="標楷體" w:hAnsi="標楷體"/>
            <w:b w:val="0"/>
            <w:color w:val="000000" w:themeColor="text1"/>
            <w:sz w:val="24"/>
            <w:szCs w:val="24"/>
          </w:rPr>
          <w:tab/>
        </w:r>
      </w:ins>
    </w:p>
    <w:p w:rsidR="0048547F" w:rsidRPr="00EC3B6F" w:rsidRDefault="0048547F" w:rsidP="00EC3B6F">
      <w:pPr>
        <w:pStyle w:val="af5"/>
        <w:widowControl/>
        <w:numPr>
          <w:ilvl w:val="1"/>
          <w:numId w:val="4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判斷是否可以進站</w:t>
      </w:r>
    </w:p>
    <w:p w:rsidR="0048547F" w:rsidRPr="00EC3B6F" w:rsidRDefault="0048547F" w:rsidP="00EC3B6F">
      <w:pPr>
        <w:pStyle w:val="af5"/>
        <w:widowControl/>
        <w:numPr>
          <w:ilvl w:val="2"/>
          <w:numId w:val="4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判斷是否有抓到對應預約單，如果沒有，回傳錯誤代碼W003(車號未預約)</w:t>
      </w:r>
    </w:p>
    <w:p w:rsidR="0048547F" w:rsidRPr="00EC3B6F" w:rsidRDefault="0048547F" w:rsidP="00EC3B6F">
      <w:pPr>
        <w:pStyle w:val="af5"/>
        <w:widowControl/>
        <w:numPr>
          <w:ilvl w:val="2"/>
          <w:numId w:val="4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</w:t>
      </w:r>
      <w:r w:rsidR="0097431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{傳入-入場時間}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是否</w:t>
      </w:r>
      <w:r w:rsidR="00BD70AF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晚於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提前入場時間(early_entry_time) + 預約時段-起(book_time_begin) ，如果</w:t>
      </w:r>
      <w:r w:rsidR="00BD70AF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沒有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，回傳錯誤代碼W004(尚未到達入場時間)</w:t>
      </w:r>
    </w:p>
    <w:p w:rsidR="0048547F" w:rsidRPr="00EC3B6F" w:rsidRDefault="0048547F" w:rsidP="00EC3B6F">
      <w:pPr>
        <w:pStyle w:val="af5"/>
        <w:widowControl/>
        <w:numPr>
          <w:ilvl w:val="2"/>
          <w:numId w:val="4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</w:t>
      </w:r>
      <w:r w:rsidR="0097431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{傳入-入場時間}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是否早於預約時段-迄(book_time_end)，如果沒有，回傳錯誤代碼W005(已超過預約時間)</w:t>
      </w:r>
    </w:p>
    <w:p w:rsidR="0048547F" w:rsidRPr="00EC3B6F" w:rsidRDefault="0048547F" w:rsidP="0048547F">
      <w:pPr>
        <w:pStyle w:val="af5"/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ab/>
        <w:t>if(判斷是否可以進站)</w:t>
      </w:r>
    </w:p>
    <w:p w:rsidR="000E4904" w:rsidRPr="00EC3B6F" w:rsidDel="00975DBD" w:rsidRDefault="003C5B08" w:rsidP="000D1729">
      <w:pPr>
        <w:pStyle w:val="af5"/>
        <w:widowControl/>
        <w:numPr>
          <w:ilvl w:val="0"/>
          <w:numId w:val="20"/>
        </w:numPr>
        <w:ind w:leftChars="0"/>
        <w:rPr>
          <w:del w:id="75" w:author="韓聖偉" w:date="2026-05-08T11:37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del w:id="76" w:author="韓聖偉" w:date="2026-05-08T11:37:00Z">
        <w:r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設定入口</w:delText>
        </w:r>
        <w:r w:rsidR="000E4904"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停車狀態</w:delText>
        </w:r>
        <w:r w:rsidR="00DA5016"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(如果沒有對應入口編號，就做新增)</w:delText>
        </w:r>
      </w:del>
    </w:p>
    <w:p w:rsidR="003C5B08" w:rsidRPr="00EC3B6F" w:rsidDel="00975DBD" w:rsidRDefault="003C5B08">
      <w:pPr>
        <w:pStyle w:val="af5"/>
        <w:widowControl/>
        <w:rPr>
          <w:del w:id="77" w:author="韓聖偉" w:date="2026-05-08T11:37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del w:id="78" w:author="韓聖偉" w:date="2026-05-08T11:37:00Z">
        <w:r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ab/>
        </w:r>
        <w:r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ab/>
        </w:r>
        <w:r w:rsidR="00B732EC"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ab/>
        </w:r>
        <w:r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update BK_EntranceFillStatus set carno='{車辨掃描車號}',</w:delText>
        </w:r>
        <w:r w:rsidRPr="00EC3B6F" w:rsidDel="00975DBD">
          <w:rPr>
            <w:color w:val="000000" w:themeColor="text1"/>
          </w:rPr>
          <w:delText xml:space="preserve"> </w:delText>
        </w:r>
        <w:r w:rsidRPr="00EC3B6F" w:rsidDel="00975DBD">
          <w:rPr>
            <w:rStyle w:val="10"/>
            <w:rFonts w:ascii="標楷體" w:eastAsia="標楷體" w:hAnsi="標楷體"/>
            <w:b w:val="0"/>
            <w:color w:val="000000" w:themeColor="text1"/>
            <w:sz w:val="24"/>
            <w:szCs w:val="24"/>
          </w:rPr>
          <w:delText>last_park_time</w:delText>
        </w:r>
        <w:r w:rsidR="00B732EC"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='{掃描當下時間}</w:delText>
        </w:r>
        <w:r w:rsidR="00DA5016"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'</w:delText>
        </w:r>
        <w:r w:rsidR="00B732EC"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 xml:space="preserve">, </w:delText>
        </w:r>
        <w:r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update_date='{掃描當下時間}' where entrance_no ='{車辨所屬入口編號}'</w:delText>
        </w:r>
      </w:del>
    </w:p>
    <w:p w:rsidR="00DA5016" w:rsidRPr="00EC3B6F" w:rsidDel="00975DBD" w:rsidRDefault="00DA5016">
      <w:pPr>
        <w:pStyle w:val="af5"/>
        <w:widowControl/>
        <w:rPr>
          <w:del w:id="79" w:author="韓聖偉" w:date="2026-05-08T11:37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del w:id="80" w:author="韓聖偉" w:date="2026-05-08T11:37:00Z">
        <w:r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ab/>
        </w:r>
        <w:r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ab/>
        </w:r>
        <w:r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ab/>
        </w:r>
      </w:del>
    </w:p>
    <w:p w:rsidR="00DA5016" w:rsidRPr="00EC3B6F" w:rsidDel="00975DBD" w:rsidRDefault="00DA5016">
      <w:pPr>
        <w:pStyle w:val="af5"/>
        <w:widowControl/>
        <w:rPr>
          <w:del w:id="81" w:author="韓聖偉" w:date="2026-05-08T11:37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del w:id="82" w:author="韓聖偉" w:date="2026-05-08T11:37:00Z">
        <w:r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ab/>
        </w:r>
        <w:r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ab/>
        </w:r>
        <w:r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ab/>
          <w:delText xml:space="preserve">insert </w:delText>
        </w:r>
        <w:r w:rsidR="003D3424"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BK_</w:delText>
        </w:r>
        <w:r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EntranceFillStatus(entrance_no,carno,last_park_time,</w:delText>
        </w:r>
        <w:r w:rsidR="00066FB5"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create_date,</w:delText>
        </w:r>
        <w:r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update_date) values('{車辨所屬入口編號}', '{車辨掃描車號}', '{掃描當下時間}',</w:delText>
        </w:r>
        <w:r w:rsidR="00066FB5"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 xml:space="preserve"> '{掃描當下時間}',</w:delText>
        </w:r>
        <w:r w:rsidRPr="00EC3B6F" w:rsidDel="00975DBD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 xml:space="preserve"> '{掃描當下時間}')</w:delText>
        </w:r>
      </w:del>
    </w:p>
    <w:p w:rsidR="000A1521" w:rsidRPr="00975DBD" w:rsidDel="00975DBD" w:rsidRDefault="000A1521">
      <w:pPr>
        <w:widowControl/>
        <w:rPr>
          <w:del w:id="83" w:author="韓聖偉" w:date="2026-05-08T11:37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84" w:author="韓聖偉" w:date="2026-05-08T11:37:00Z">
          <w:pPr>
            <w:pStyle w:val="af5"/>
            <w:widowControl/>
          </w:pPr>
        </w:pPrChange>
      </w:pPr>
    </w:p>
    <w:p w:rsidR="000E4904" w:rsidRPr="00EC3B6F" w:rsidRDefault="0048547F" w:rsidP="000D1729">
      <w:pPr>
        <w:pStyle w:val="af5"/>
        <w:widowControl/>
        <w:numPr>
          <w:ilvl w:val="0"/>
          <w:numId w:val="20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立即發送燈箱訊息操作</w:t>
      </w:r>
      <w:r w:rsidR="00B732EC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ab/>
      </w:r>
    </w:p>
    <w:p w:rsidR="005F783A" w:rsidRDefault="00B732EC" w:rsidP="005F783A">
      <w:pPr>
        <w:pStyle w:val="af5"/>
        <w:widowControl/>
        <w:numPr>
          <w:ilvl w:val="1"/>
          <w:numId w:val="20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新增傳送字幕機紀錄</w:t>
      </w:r>
      <w:r w:rsidR="005F783A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</w:p>
    <w:p w:rsidR="00B732EC" w:rsidRPr="00EC3B6F" w:rsidRDefault="005F783A" w:rsidP="00113E62">
      <w:pPr>
        <w:pStyle w:val="af5"/>
        <w:widowControl/>
        <w:ind w:leftChars="0" w:left="22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5F783A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[有格位模式</w:t>
      </w:r>
      <w:r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enable_dock_flow=Y</w:t>
      </w:r>
      <w:r w:rsidRPr="005F783A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]</w:t>
      </w:r>
    </w:p>
    <w:p w:rsidR="000E4904" w:rsidRPr="005F783A" w:rsidRDefault="00B732EC">
      <w:pPr>
        <w:pStyle w:val="af5"/>
        <w:widowControl/>
        <w:ind w:leftChars="400" w:left="960"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lastRenderedPageBreak/>
        <w:tab/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ab/>
      </w:r>
      <w:r w:rsidR="005F783A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1. 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insert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BK_PassSubtitleMachineLog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(send_time,machine_no</w:t>
      </w:r>
      <w:r w:rsidR="000A152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,send_msg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) values(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'{傳送字幕機當下時間}','{字幕機編號}'</w:t>
      </w:r>
      <w:r w:rsidR="000A152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,'</w:t>
      </w:r>
      <w:r w:rsidR="00401974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{傳入-入場車號}</w:t>
      </w:r>
      <w:r w:rsidR="000A152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歡迎入場，請至</w:t>
      </w:r>
      <w:r w:rsidR="00382D2E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{撈取可進場預約單BY車號-碼頭號碼}</w:t>
      </w:r>
      <w:r w:rsidR="00067499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碼頭</w:t>
      </w:r>
      <w:r w:rsidR="000A152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'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)</w:t>
      </w:r>
    </w:p>
    <w:p w:rsidR="000E4904" w:rsidRPr="005F783A" w:rsidRDefault="005F783A" w:rsidP="00113E62">
      <w:pPr>
        <w:widowControl/>
        <w:ind w:left="1920"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5F783A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2.</w:t>
      </w:r>
      <w:r w:rsidR="000E4904" w:rsidRPr="005F783A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發送</w:t>
      </w:r>
      <w:r w:rsidR="000E4904" w:rsidRPr="005F783A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</w:t>
      </w:r>
      <w:r w:rsidR="00401974" w:rsidRPr="005F783A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{傳入-入場車號}</w:t>
      </w:r>
      <w:r w:rsidR="000E4904" w:rsidRPr="005F783A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歡迎入場，請至</w:t>
      </w:r>
      <w:r w:rsidR="000E4904" w:rsidRPr="005F783A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{</w:t>
      </w:r>
      <w:r w:rsidR="00382D2E" w:rsidRPr="005F783A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撈取可進場預約單</w:t>
      </w:r>
      <w:r w:rsidR="00382D2E" w:rsidRPr="005F783A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BY車號-碼頭號碼</w:t>
      </w:r>
      <w:r w:rsidR="000E4904" w:rsidRPr="005F783A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}碼頭"</w:t>
      </w:r>
    </w:p>
    <w:p w:rsidR="00646144" w:rsidRDefault="00646144" w:rsidP="00113E62">
      <w:pPr>
        <w:pStyle w:val="af5"/>
        <w:widowControl/>
        <w:ind w:leftChars="0" w:left="22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5F783A" w:rsidRPr="00EC3B6F" w:rsidRDefault="005F783A" w:rsidP="005F783A">
      <w:pPr>
        <w:pStyle w:val="af5"/>
        <w:widowControl/>
        <w:ind w:leftChars="0" w:left="22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5F783A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[</w:t>
      </w:r>
      <w:proofErr w:type="gramStart"/>
      <w:r w:rsidRPr="005F783A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純進出場</w:t>
      </w:r>
      <w:proofErr w:type="gramEnd"/>
      <w:r w:rsidRPr="005F783A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模式 enable_dock_flow=N]</w:t>
      </w:r>
    </w:p>
    <w:p w:rsidR="005F783A" w:rsidRDefault="005F783A" w:rsidP="00113E62">
      <w:pPr>
        <w:pStyle w:val="af5"/>
        <w:widowControl/>
        <w:ind w:leftChars="0" w:left="22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1. 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insert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BK_PassSubtitleMachineLog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(send_time,machine_no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,send_msg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) values(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'{傳送字幕機當下時間}','{字幕機編號}','</w:t>
      </w:r>
      <w:r w:rsidRPr="005F783A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{傳入-入場車號}歡迎入場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'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)</w:t>
      </w:r>
    </w:p>
    <w:p w:rsidR="005F783A" w:rsidRPr="005F783A" w:rsidRDefault="005F783A" w:rsidP="00113E62">
      <w:pPr>
        <w:pStyle w:val="af5"/>
        <w:widowControl/>
        <w:ind w:leftChars="0" w:left="22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2. </w:t>
      </w:r>
      <w:r w:rsidRPr="005F783A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發送"{傳入-入場車號}歡迎入場"（不帶碼頭號碼）</w:t>
      </w:r>
    </w:p>
    <w:p w:rsidR="00B732EC" w:rsidRPr="00EC3B6F" w:rsidRDefault="00B732EC" w:rsidP="0048547F">
      <w:pPr>
        <w:pStyle w:val="af5"/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48547F" w:rsidRPr="00EC3B6F" w:rsidRDefault="0048547F" w:rsidP="000D1729">
      <w:pPr>
        <w:pStyle w:val="af5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ab/>
      </w: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else</w:t>
      </w:r>
      <w:proofErr w:type="gramEnd"/>
    </w:p>
    <w:p w:rsidR="000A1521" w:rsidRPr="00EC3B6F" w:rsidRDefault="007A2946" w:rsidP="000D1729">
      <w:pPr>
        <w:pStyle w:val="af5"/>
        <w:widowControl/>
        <w:numPr>
          <w:ilvl w:val="0"/>
          <w:numId w:val="21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傳錯誤代碼依據上面未達成條件回復</w:t>
      </w:r>
      <w:r w:rsidR="000A152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ab/>
      </w:r>
    </w:p>
    <w:p w:rsidR="007A2946" w:rsidRPr="00EC3B6F" w:rsidRDefault="007A2946" w:rsidP="000D1729">
      <w:pPr>
        <w:pStyle w:val="af5"/>
        <w:widowControl/>
        <w:numPr>
          <w:ilvl w:val="0"/>
          <w:numId w:val="21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立即發送燈箱訊息操作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ab/>
      </w:r>
    </w:p>
    <w:p w:rsidR="000A1521" w:rsidRPr="00EC3B6F" w:rsidRDefault="000A1521" w:rsidP="000D1729">
      <w:pPr>
        <w:pStyle w:val="af5"/>
        <w:widowControl/>
        <w:numPr>
          <w:ilvl w:val="1"/>
          <w:numId w:val="21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新增傳送字幕機紀錄</w:t>
      </w:r>
    </w:p>
    <w:p w:rsidR="000A1521" w:rsidRPr="00EC3B6F" w:rsidRDefault="00382D2E" w:rsidP="0037515D">
      <w:pPr>
        <w:pStyle w:val="af5"/>
        <w:widowControl/>
        <w:ind w:leftChars="1000" w:left="240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insert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BK_PassSubtitleMachineLog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(send_time,machine_no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,send_msg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) </w:t>
      </w:r>
      <w:r w:rsidR="003D3424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values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'{傳送字幕機當下時間}','{字幕機編號}','</w:t>
      </w:r>
      <w:r w:rsidR="00774EB6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{依據上面未達成條件訊息回復}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'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)</w:t>
      </w:r>
    </w:p>
    <w:p w:rsidR="00EA2A06" w:rsidRPr="00EA2A06" w:rsidRDefault="000A1521">
      <w:pPr>
        <w:pStyle w:val="af5"/>
        <w:widowControl/>
        <w:numPr>
          <w:ilvl w:val="1"/>
          <w:numId w:val="21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A2A06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立即發送燈箱訊息操作，發送訊息</w:t>
      </w:r>
      <w:r w:rsidRPr="00EA2A06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</w:t>
      </w:r>
      <w:r w:rsidR="00382D2E" w:rsidRPr="00EA2A06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{依據上面未達成條件訊息回復}</w:t>
      </w:r>
      <w:r w:rsidRPr="00EA2A06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</w:t>
      </w:r>
    </w:p>
    <w:p w:rsidR="0048547F" w:rsidRPr="00EC3B6F" w:rsidRDefault="0048547F" w:rsidP="00EC3B6F">
      <w:pPr>
        <w:pStyle w:val="af5"/>
        <w:widowControl/>
        <w:numPr>
          <w:ilvl w:val="0"/>
          <w:numId w:val="4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response狀態碼及訊息，傳送內容先寫入記錄檔(寫入一個文字檔，檔名為yyyyMMdd.txt，每日產生一個)。</w:t>
      </w:r>
    </w:p>
    <w:p w:rsidR="000D6CAA" w:rsidRPr="00EC3B6F" w:rsidRDefault="000D6CAA" w:rsidP="006C3D7B">
      <w:pPr>
        <w:widowControl/>
        <w:rPr>
          <w:rStyle w:val="10"/>
          <w:rFonts w:ascii="標楷體" w:eastAsia="標楷體" w:hAnsi="標楷體"/>
          <w:bCs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br w:type="page"/>
      </w:r>
    </w:p>
    <w:p w:rsidR="000D6CAA" w:rsidRPr="00EC3B6F" w:rsidRDefault="000D6CAA" w:rsidP="000D6CAA">
      <w:pPr>
        <w:pStyle w:val="2"/>
        <w:rPr>
          <w:rStyle w:val="10"/>
          <w:rFonts w:ascii="標楷體" w:eastAsia="標楷體" w:hAnsi="標楷體"/>
          <w:color w:val="000000" w:themeColor="text1"/>
          <w:sz w:val="32"/>
          <w:szCs w:val="32"/>
        </w:rPr>
      </w:pPr>
      <w:bookmarkStart w:id="85" w:name="_Toc220311176"/>
      <w:r w:rsidRPr="00EC3B6F">
        <w:rPr>
          <w:rStyle w:val="10"/>
          <w:rFonts w:ascii="標楷體" w:eastAsia="標楷體" w:hAnsi="標楷體"/>
          <w:b/>
          <w:color w:val="000000" w:themeColor="text1"/>
          <w:sz w:val="32"/>
          <w:szCs w:val="32"/>
        </w:rPr>
        <w:lastRenderedPageBreak/>
        <w:t>2</w:t>
      </w:r>
      <w:r w:rsidRPr="00EC3B6F">
        <w:rPr>
          <w:rFonts w:ascii="標楷體" w:eastAsia="標楷體" w:hAnsi="標楷體"/>
          <w:color w:val="000000" w:themeColor="text1"/>
          <w:sz w:val="32"/>
          <w:szCs w:val="32"/>
        </w:rPr>
        <w:t>、</w:t>
      </w:r>
      <w:r w:rsidR="005D58C3" w:rsidRPr="00EC3B6F">
        <w:rPr>
          <w:rStyle w:val="10"/>
          <w:rFonts w:ascii="標楷體" w:eastAsia="標楷體" w:hAnsi="標楷體" w:hint="eastAsia"/>
          <w:b/>
          <w:color w:val="000000" w:themeColor="text1"/>
          <w:sz w:val="32"/>
          <w:szCs w:val="32"/>
        </w:rPr>
        <w:t>入場</w:t>
      </w:r>
      <w:r w:rsidRPr="00EC3B6F">
        <w:rPr>
          <w:rStyle w:val="10"/>
          <w:rFonts w:ascii="標楷體" w:eastAsia="標楷體" w:hAnsi="標楷體" w:hint="eastAsia"/>
          <w:b/>
          <w:color w:val="000000" w:themeColor="text1"/>
          <w:sz w:val="32"/>
          <w:szCs w:val="32"/>
        </w:rPr>
        <w:t>車輛通知</w:t>
      </w:r>
      <w:bookmarkEnd w:id="85"/>
    </w:p>
    <w:p w:rsidR="000D6CAA" w:rsidRPr="00EC3B6F" w:rsidRDefault="000D6CAA" w:rsidP="000D6CAA">
      <w:pPr>
        <w:pStyle w:val="aa"/>
        <w:ind w:left="0"/>
        <w:rPr>
          <w:rFonts w:ascii="標楷體" w:hAnsi="標楷體" w:cs="Arial"/>
          <w:bCs/>
          <w:color w:val="000000" w:themeColor="text1"/>
          <w:szCs w:val="24"/>
        </w:rPr>
      </w:pPr>
      <w:r w:rsidRPr="00EC3B6F">
        <w:rPr>
          <w:rFonts w:ascii="標楷體" w:hAnsi="標楷體" w:hint="eastAsia"/>
          <w:b/>
          <w:color w:val="000000" w:themeColor="text1"/>
          <w:szCs w:val="24"/>
        </w:rPr>
        <w:t>功能說明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 w:rsidRPr="00EC3B6F">
        <w:rPr>
          <w:rFonts w:ascii="標楷體" w:hAnsi="標楷體" w:cs="Arial"/>
          <w:color w:val="000000" w:themeColor="text1"/>
          <w:szCs w:val="24"/>
        </w:rPr>
        <w:t>接受車輛入場</w:t>
      </w:r>
      <w:r w:rsidR="009573E0" w:rsidRPr="00EC3B6F">
        <w:rPr>
          <w:rFonts w:ascii="標楷體" w:hAnsi="標楷體" w:cs="Arial"/>
          <w:color w:val="000000" w:themeColor="text1"/>
          <w:szCs w:val="24"/>
        </w:rPr>
        <w:t>訊息</w:t>
      </w:r>
      <w:r w:rsidR="00ED0902" w:rsidRPr="00EC3B6F">
        <w:rPr>
          <w:rFonts w:ascii="標楷體" w:hAnsi="標楷體" w:cs="Arial"/>
          <w:color w:val="000000" w:themeColor="text1"/>
          <w:szCs w:val="24"/>
        </w:rPr>
        <w:t>及入場照片</w:t>
      </w:r>
      <w:r w:rsidRPr="00EC3B6F">
        <w:rPr>
          <w:rFonts w:ascii="標楷體" w:hAnsi="標楷體" w:cs="Arial" w:hint="eastAsia"/>
          <w:color w:val="000000" w:themeColor="text1"/>
          <w:szCs w:val="24"/>
        </w:rPr>
        <w:t>。</w:t>
      </w:r>
    </w:p>
    <w:p w:rsidR="000D6CAA" w:rsidRPr="00EC3B6F" w:rsidRDefault="000D6CAA" w:rsidP="000D6CAA">
      <w:pPr>
        <w:rPr>
          <w:rFonts w:ascii="標楷體" w:eastAsia="標楷體" w:hAnsi="標楷體" w:cs="細明體"/>
          <w:b/>
          <w:bCs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Arial"/>
          <w:b/>
          <w:color w:val="000000" w:themeColor="text1"/>
          <w:szCs w:val="24"/>
        </w:rPr>
        <w:t>API名稱：</w:t>
      </w:r>
      <w:r w:rsidR="00331D6C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</w:t>
      </w:r>
      <w:ins w:id="86" w:author="韓聖偉" w:date="2026-05-27T16:29:00Z">
        <w:r w:rsidR="00A1449A" w:rsidRPr="00A1449A">
          <w:rPr>
            <w:rFonts w:ascii="標楷體" w:eastAsia="標楷體" w:hAnsi="標楷體" w:cs="細明體"/>
            <w:color w:val="000000" w:themeColor="text1"/>
            <w:kern w:val="0"/>
            <w:szCs w:val="24"/>
          </w:rPr>
          <w:t>VehicleEntryNotice</w:t>
        </w:r>
      </w:ins>
      <w:del w:id="87" w:author="韓聖偉" w:date="2026-05-27T16:29:00Z">
        <w:r w:rsidR="00C107B1" w:rsidRPr="00EC3B6F" w:rsidDel="00A1449A">
          <w:rPr>
            <w:rFonts w:ascii="標楷體" w:eastAsia="標楷體" w:hAnsi="標楷體" w:cs="細明體"/>
            <w:color w:val="000000" w:themeColor="text1"/>
            <w:kern w:val="0"/>
            <w:szCs w:val="24"/>
          </w:rPr>
          <w:delText>VehicleEntryNotice</w:delText>
        </w:r>
      </w:del>
      <w:r w:rsidRPr="00EC3B6F">
        <w:rPr>
          <w:rFonts w:ascii="標楷體" w:eastAsia="標楷體" w:hAnsi="標楷體" w:cs="細明體"/>
          <w:b/>
          <w:bCs/>
          <w:color w:val="000000" w:themeColor="text1"/>
          <w:kern w:val="0"/>
          <w:szCs w:val="24"/>
        </w:rPr>
        <w:t xml:space="preserve"> </w:t>
      </w:r>
    </w:p>
    <w:p w:rsidR="00CF6AE5" w:rsidRPr="00A1449A" w:rsidRDefault="00CF6AE5" w:rsidP="00CF6AE5">
      <w:pPr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 w:cs="Arial"/>
          <w:b/>
          <w:color w:val="000000" w:themeColor="text1"/>
          <w:szCs w:val="24"/>
        </w:rPr>
        <w:t>API URL</w:t>
      </w:r>
      <w:r w:rsidRPr="00EC3B6F">
        <w:rPr>
          <w:rFonts w:ascii="標楷體" w:eastAsia="標楷體" w:hAnsi="標楷體" w:cs="Arial" w:hint="eastAsia"/>
          <w:b/>
          <w:color w:val="000000" w:themeColor="text1"/>
          <w:szCs w:val="24"/>
        </w:rPr>
        <w:t>：</w:t>
      </w:r>
      <w:ins w:id="88" w:author="韓聖偉" w:date="2026-05-27T16:31:00Z">
        <w:r w:rsidR="00A1449A">
          <w:rPr>
            <w:rFonts w:ascii="標楷體" w:eastAsia="標楷體" w:hAnsi="標楷體" w:cs="Arial" w:hint="eastAsia"/>
            <w:b/>
            <w:color w:val="000000" w:themeColor="text1"/>
            <w:szCs w:val="24"/>
          </w:rPr>
          <w:t xml:space="preserve"> </w:t>
        </w:r>
        <w:proofErr w:type="gramStart"/>
        <w:r w:rsidR="00A1449A" w:rsidRPr="00A1449A">
          <w:rPr>
            <w:rFonts w:ascii="標楷體" w:eastAsia="標楷體" w:hAnsi="標楷體" w:cs="Arial"/>
            <w:color w:val="000000" w:themeColor="text1"/>
            <w:szCs w:val="24"/>
            <w:rPrChange w:id="89" w:author="韓聖偉" w:date="2026-05-27T16:31:00Z">
              <w:rPr>
                <w:rFonts w:ascii="標楷體" w:eastAsia="標楷體" w:hAnsi="標楷體" w:cs="Arial"/>
                <w:b/>
                <w:color w:val="000000" w:themeColor="text1"/>
                <w:szCs w:val="24"/>
              </w:rPr>
            </w:rPrChange>
          </w:rPr>
          <w:t>api/LPR/VehicleEntryNotice</w:t>
        </w:r>
      </w:ins>
      <w:proofErr w:type="gramEnd"/>
    </w:p>
    <w:p w:rsidR="000D6CAA" w:rsidRPr="00EC3B6F" w:rsidRDefault="000D6CAA" w:rsidP="000D6CAA">
      <w:pPr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輸入資料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747"/>
        <w:gridCol w:w="666"/>
        <w:gridCol w:w="566"/>
        <w:gridCol w:w="3546"/>
      </w:tblGrid>
      <w:tr w:rsidR="00EC3B6F" w:rsidRPr="00EC3B6F" w:rsidTr="00F01DE7">
        <w:trPr>
          <w:trHeight w:val="548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0D6CAA" w:rsidRPr="00EC3B6F" w:rsidRDefault="000D6CAA" w:rsidP="00F01DE7">
            <w:pPr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/>
                <w:color w:val="000000" w:themeColor="text1"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說明</w:t>
            </w:r>
          </w:p>
        </w:tc>
        <w:tc>
          <w:tcPr>
            <w:tcW w:w="747" w:type="dxa"/>
            <w:shd w:val="clear" w:color="auto" w:fill="AEAAAA" w:themeFill="background2" w:themeFillShade="BF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proofErr w:type="gramStart"/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必填</w:t>
            </w:r>
            <w:proofErr w:type="gramEnd"/>
          </w:p>
        </w:tc>
        <w:tc>
          <w:tcPr>
            <w:tcW w:w="3546" w:type="dxa"/>
            <w:shd w:val="clear" w:color="auto" w:fill="AEAAAA" w:themeFill="background2" w:themeFillShade="BF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備註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0D6CAA" w:rsidRPr="00EC3B6F" w:rsidRDefault="000D6CAA" w:rsidP="000D6CAA">
            <w:pPr>
              <w:pStyle w:val="af3"/>
              <w:numPr>
                <w:ilvl w:val="0"/>
                <w:numId w:val="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0D6CAA" w:rsidRPr="00EC3B6F" w:rsidRDefault="000D6CAA" w:rsidP="00F01DE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equip_id</w:t>
            </w:r>
          </w:p>
        </w:tc>
        <w:tc>
          <w:tcPr>
            <w:tcW w:w="1929" w:type="dxa"/>
            <w:vAlign w:val="center"/>
          </w:tcPr>
          <w:p w:rsidR="000D6CAA" w:rsidRPr="00EC3B6F" w:rsidRDefault="000D6CAA" w:rsidP="00F01DE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入場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車道</w:t>
            </w:r>
          </w:p>
        </w:tc>
        <w:tc>
          <w:tcPr>
            <w:tcW w:w="747" w:type="dxa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666" w:type="dxa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</w:p>
        </w:tc>
        <w:tc>
          <w:tcPr>
            <w:tcW w:w="566" w:type="dxa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</w:tcPr>
          <w:p w:rsidR="000D6CAA" w:rsidRPr="00EC3B6F" w:rsidRDefault="000D6CAA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0D6CAA" w:rsidRPr="00EC3B6F" w:rsidRDefault="000D6CAA" w:rsidP="000D6CAA">
            <w:pPr>
              <w:pStyle w:val="af3"/>
              <w:numPr>
                <w:ilvl w:val="0"/>
                <w:numId w:val="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0D6CAA" w:rsidRPr="00EC3B6F" w:rsidRDefault="000D6CAA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license_plate</w:t>
            </w:r>
          </w:p>
        </w:tc>
        <w:tc>
          <w:tcPr>
            <w:tcW w:w="1929" w:type="dxa"/>
            <w:vAlign w:val="center"/>
          </w:tcPr>
          <w:p w:rsidR="000D6CAA" w:rsidRPr="00EC3B6F" w:rsidRDefault="000D6CAA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入場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車號</w:t>
            </w:r>
          </w:p>
        </w:tc>
        <w:tc>
          <w:tcPr>
            <w:tcW w:w="747" w:type="dxa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666" w:type="dxa"/>
          </w:tcPr>
          <w:p w:rsidR="000D6CAA" w:rsidRPr="00EC3B6F" w:rsidRDefault="00452828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15</w:t>
            </w:r>
          </w:p>
        </w:tc>
        <w:tc>
          <w:tcPr>
            <w:tcW w:w="566" w:type="dxa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</w:tcPr>
          <w:p w:rsidR="000D6CAA" w:rsidRPr="00EC3B6F" w:rsidRDefault="002D62B9" w:rsidP="002D62B9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 w:hint="eastAsia"/>
                <w:color w:val="000000" w:themeColor="text1"/>
                <w:szCs w:val="24"/>
              </w:rPr>
              <w:t>去掉</w:t>
            </w: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"-"的純英數和中文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0D6CAA" w:rsidRPr="00EC3B6F" w:rsidRDefault="000D6CAA" w:rsidP="000D6CAA">
            <w:pPr>
              <w:pStyle w:val="af3"/>
              <w:numPr>
                <w:ilvl w:val="0"/>
                <w:numId w:val="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0D6CAA" w:rsidRPr="00EC3B6F" w:rsidRDefault="003002A4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notice_time</w:t>
            </w:r>
          </w:p>
        </w:tc>
        <w:tc>
          <w:tcPr>
            <w:tcW w:w="1929" w:type="dxa"/>
            <w:vAlign w:val="center"/>
          </w:tcPr>
          <w:p w:rsidR="000D6CAA" w:rsidRPr="00EC3B6F" w:rsidRDefault="000D6CAA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入場時間</w:t>
            </w:r>
          </w:p>
        </w:tc>
        <w:tc>
          <w:tcPr>
            <w:tcW w:w="747" w:type="dxa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文字</w:t>
            </w:r>
          </w:p>
        </w:tc>
        <w:tc>
          <w:tcPr>
            <w:tcW w:w="666" w:type="dxa"/>
          </w:tcPr>
          <w:p w:rsidR="000D6CAA" w:rsidRPr="00EC3B6F" w:rsidRDefault="002D62B9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30</w:t>
            </w:r>
          </w:p>
        </w:tc>
        <w:tc>
          <w:tcPr>
            <w:tcW w:w="566" w:type="dxa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</w:tcPr>
          <w:p w:rsidR="000D6CAA" w:rsidRPr="00EC3B6F" w:rsidRDefault="000D6CAA" w:rsidP="00F01DE7">
            <w:pPr>
              <w:ind w:rightChars="18" w:right="43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時間格式採取</w:t>
            </w: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ISO 8601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規則</w:t>
            </w:r>
          </w:p>
          <w:p w:rsidR="000D6CAA" w:rsidRPr="00EC3B6F" w:rsidRDefault="000D6CAA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ex:</w:t>
            </w:r>
            <w:r w:rsidRPr="00EC3B6F">
              <w:rPr>
                <w:rFonts w:ascii="標楷體" w:eastAsia="標楷體" w:hAnsi="標楷體" w:cs="Courier New"/>
                <w:color w:val="000000" w:themeColor="text1"/>
                <w:kern w:val="0"/>
                <w:szCs w:val="24"/>
              </w:rPr>
              <w:t xml:space="preserve"> "2024-02-17T20:08:43.335"</w:t>
            </w:r>
          </w:p>
        </w:tc>
      </w:tr>
      <w:tr w:rsidR="000D6CAA" w:rsidRPr="00EC3B6F" w:rsidTr="00F01DE7">
        <w:trPr>
          <w:jc w:val="center"/>
        </w:trPr>
        <w:tc>
          <w:tcPr>
            <w:tcW w:w="536" w:type="dxa"/>
          </w:tcPr>
          <w:p w:rsidR="000D6CAA" w:rsidRPr="00EC3B6F" w:rsidRDefault="000D6CAA" w:rsidP="000D6CAA">
            <w:pPr>
              <w:pStyle w:val="af3"/>
              <w:numPr>
                <w:ilvl w:val="0"/>
                <w:numId w:val="4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0D6CAA" w:rsidRPr="00EC3B6F" w:rsidRDefault="00452828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image</w:t>
            </w:r>
            <w:r w:rsidR="000D6CAA"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_base64</w:t>
            </w:r>
          </w:p>
        </w:tc>
        <w:tc>
          <w:tcPr>
            <w:tcW w:w="1929" w:type="dxa"/>
            <w:vAlign w:val="center"/>
          </w:tcPr>
          <w:p w:rsidR="000D6CAA" w:rsidRPr="00EC3B6F" w:rsidRDefault="000D6CAA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車牌照片base64</w:t>
            </w:r>
          </w:p>
        </w:tc>
        <w:tc>
          <w:tcPr>
            <w:tcW w:w="747" w:type="dxa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文字</w:t>
            </w:r>
          </w:p>
        </w:tc>
        <w:tc>
          <w:tcPr>
            <w:tcW w:w="666" w:type="dxa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</w:p>
        </w:tc>
        <w:tc>
          <w:tcPr>
            <w:tcW w:w="566" w:type="dxa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</w:tcPr>
          <w:p w:rsidR="000D6CAA" w:rsidRPr="00EC3B6F" w:rsidRDefault="00A01653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b</w:t>
            </w:r>
            <w:r w:rsidR="000D6CAA"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ase64</w:t>
            </w:r>
            <w:r w:rsidR="00682CF4" w:rsidRPr="00EC3B6F">
              <w:rPr>
                <w:rFonts w:ascii="標楷體" w:eastAsia="標楷體" w:hAnsi="標楷體" w:cs="Consolas" w:hint="eastAsia"/>
                <w:color w:val="000000" w:themeColor="text1"/>
                <w:szCs w:val="24"/>
              </w:rPr>
              <w:t>編碼</w:t>
            </w:r>
            <w:r w:rsidRPr="00EC3B6F">
              <w:rPr>
                <w:rFonts w:ascii="標楷體" w:eastAsia="標楷體" w:hAnsi="標楷體" w:cs="Consolas" w:hint="eastAsia"/>
                <w:color w:val="000000" w:themeColor="text1"/>
                <w:szCs w:val="24"/>
              </w:rPr>
              <w:t>字串，</w:t>
            </w: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jpg</w:t>
            </w:r>
            <w:r w:rsidRPr="00EC3B6F">
              <w:rPr>
                <w:rFonts w:ascii="標楷體" w:eastAsia="標楷體" w:hAnsi="標楷體" w:cs="Consolas" w:hint="eastAsia"/>
                <w:color w:val="000000" w:themeColor="text1"/>
                <w:szCs w:val="24"/>
              </w:rPr>
              <w:t>圖檔</w:t>
            </w:r>
          </w:p>
        </w:tc>
      </w:tr>
    </w:tbl>
    <w:p w:rsidR="000D6CAA" w:rsidRPr="00EC3B6F" w:rsidRDefault="000D6CAA" w:rsidP="000D6CAA">
      <w:pPr>
        <w:rPr>
          <w:rFonts w:ascii="標楷體" w:eastAsia="標楷體" w:hAnsi="標楷體"/>
          <w:b/>
          <w:color w:val="000000" w:themeColor="text1"/>
          <w:szCs w:val="24"/>
        </w:rPr>
      </w:pPr>
    </w:p>
    <w:p w:rsidR="000D6CAA" w:rsidRPr="00EC3B6F" w:rsidRDefault="000D6CAA" w:rsidP="000D6CAA">
      <w:pPr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輸入範例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</w:p>
    <w:p w:rsidR="000D6CAA" w:rsidRPr="00EC3B6F" w:rsidRDefault="000D6CAA" w:rsidP="000D6CAA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{</w:t>
      </w:r>
    </w:p>
    <w:p w:rsidR="000D6CAA" w:rsidRPr="00EC3B6F" w:rsidRDefault="000D6CAA" w:rsidP="000D6CAA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>"equip_id": "</w:t>
      </w:r>
      <w:r w:rsidR="008B3E86" w:rsidRPr="00EC3B6F">
        <w:rPr>
          <w:rFonts w:ascii="標楷體" w:eastAsia="標楷體" w:hAnsi="標楷體"/>
          <w:color w:val="000000" w:themeColor="text1"/>
          <w:kern w:val="0"/>
          <w:szCs w:val="24"/>
        </w:rPr>
        <w:t>XXXXX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",</w:t>
      </w:r>
    </w:p>
    <w:p w:rsidR="000D6CAA" w:rsidRPr="00EC3B6F" w:rsidRDefault="000D6CAA" w:rsidP="000D6CAA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>"license_plate": "BCD-9062",</w:t>
      </w:r>
    </w:p>
    <w:p w:rsidR="000D6CAA" w:rsidRPr="00EC3B6F" w:rsidRDefault="000D6CAA" w:rsidP="000D6CAA">
      <w:pPr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/>
          <w:color w:val="000000" w:themeColor="text1"/>
          <w:szCs w:val="24"/>
        </w:rPr>
        <w:tab/>
        <w:t>"</w:t>
      </w:r>
      <w:r w:rsidR="003002A4" w:rsidRPr="00EC3B6F">
        <w:rPr>
          <w:rFonts w:ascii="標楷體" w:eastAsia="標楷體" w:hAnsi="標楷體" w:cs="Consolas"/>
          <w:color w:val="000000" w:themeColor="text1"/>
          <w:szCs w:val="24"/>
        </w:rPr>
        <w:t>notice_time</w:t>
      </w:r>
      <w:r w:rsidRPr="00EC3B6F">
        <w:rPr>
          <w:rFonts w:ascii="標楷體" w:eastAsia="標楷體" w:hAnsi="標楷體"/>
          <w:color w:val="000000" w:themeColor="text1"/>
          <w:szCs w:val="24"/>
        </w:rPr>
        <w:t>":"2024-03-05T20:08:43.335",</w:t>
      </w:r>
    </w:p>
    <w:p w:rsidR="000D6CAA" w:rsidRPr="00EC3B6F" w:rsidRDefault="000D6CAA" w:rsidP="000D6CAA">
      <w:pPr>
        <w:ind w:firstLineChars="200" w:firstLine="480"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/>
          <w:color w:val="000000" w:themeColor="text1"/>
          <w:szCs w:val="24"/>
        </w:rPr>
        <w:t>"</w:t>
      </w:r>
      <w:r w:rsidR="00682CF4" w:rsidRPr="00EC3B6F">
        <w:rPr>
          <w:rFonts w:ascii="標楷體" w:eastAsia="標楷體" w:hAnsi="標楷體" w:cs="Consolas"/>
          <w:color w:val="000000" w:themeColor="text1"/>
          <w:szCs w:val="24"/>
        </w:rPr>
        <w:t>image_base64</w:t>
      </w:r>
      <w:r w:rsidRPr="00EC3B6F">
        <w:rPr>
          <w:rFonts w:ascii="標楷體" w:eastAsia="標楷體" w:hAnsi="標楷體"/>
          <w:color w:val="000000" w:themeColor="text1"/>
          <w:szCs w:val="24"/>
        </w:rPr>
        <w:t>": "/9j/4AAQSkZJRgABAQEAYABgAAD/2wBDAAgGBgcGBQgHBwcJCQgKDBQNDAsLD9KqyXWxPlXB9TV0421YSl0P//Z"</w:t>
      </w:r>
    </w:p>
    <w:p w:rsidR="000D6CAA" w:rsidRPr="00EC3B6F" w:rsidRDefault="000D6CAA" w:rsidP="000D6CAA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}</w:t>
      </w:r>
    </w:p>
    <w:p w:rsidR="000D6CAA" w:rsidRPr="00EC3B6F" w:rsidRDefault="000D6CAA" w:rsidP="000D6CAA">
      <w:pPr>
        <w:rPr>
          <w:rFonts w:ascii="標楷體" w:eastAsia="標楷體" w:hAnsi="標楷體"/>
          <w:b/>
          <w:color w:val="000000" w:themeColor="text1"/>
          <w:szCs w:val="24"/>
        </w:rPr>
      </w:pPr>
    </w:p>
    <w:p w:rsidR="000D6CAA" w:rsidRPr="00EC3B6F" w:rsidRDefault="000D6CAA" w:rsidP="000D6CAA">
      <w:pPr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輸出資料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  <w:r w:rsidRPr="00EC3B6F">
        <w:rPr>
          <w:rFonts w:ascii="標楷體" w:eastAsia="標楷體" w:hAnsi="標楷體"/>
          <w:color w:val="000000" w:themeColor="text1"/>
          <w:szCs w:val="24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2227"/>
        <w:gridCol w:w="709"/>
        <w:gridCol w:w="2126"/>
        <w:gridCol w:w="4899"/>
      </w:tblGrid>
      <w:tr w:rsidR="00EC3B6F" w:rsidRPr="00EC3B6F" w:rsidTr="00F01DE7">
        <w:trPr>
          <w:trHeight w:val="636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0D6CAA" w:rsidRPr="00EC3B6F" w:rsidRDefault="000D6CAA" w:rsidP="00F01DE7">
            <w:pPr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b/>
                <w:color w:val="000000" w:themeColor="text1"/>
                <w:szCs w:val="24"/>
              </w:rPr>
              <w:tab/>
            </w:r>
          </w:p>
        </w:tc>
        <w:tc>
          <w:tcPr>
            <w:tcW w:w="2227" w:type="dxa"/>
            <w:shd w:val="clear" w:color="auto" w:fill="AEAAAA" w:themeFill="background2" w:themeFillShade="BF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欄位名稱</w:t>
            </w:r>
          </w:p>
        </w:tc>
        <w:tc>
          <w:tcPr>
            <w:tcW w:w="709" w:type="dxa"/>
            <w:shd w:val="clear" w:color="auto" w:fill="AEAAAA" w:themeFill="background2" w:themeFillShade="BF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格式</w:t>
            </w:r>
          </w:p>
        </w:tc>
        <w:tc>
          <w:tcPr>
            <w:tcW w:w="2126" w:type="dxa"/>
            <w:shd w:val="clear" w:color="auto" w:fill="AEAAAA" w:themeFill="background2" w:themeFillShade="BF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說明</w:t>
            </w:r>
          </w:p>
        </w:tc>
        <w:tc>
          <w:tcPr>
            <w:tcW w:w="4899" w:type="dxa"/>
            <w:shd w:val="clear" w:color="auto" w:fill="AEAAAA" w:themeFill="background2" w:themeFillShade="BF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備註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0D6CAA" w:rsidRPr="00EC3B6F" w:rsidRDefault="000D6CAA" w:rsidP="00682CF4">
            <w:pPr>
              <w:pStyle w:val="af3"/>
              <w:numPr>
                <w:ilvl w:val="0"/>
                <w:numId w:val="5"/>
              </w:num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</w:p>
        </w:tc>
        <w:tc>
          <w:tcPr>
            <w:tcW w:w="2227" w:type="dxa"/>
          </w:tcPr>
          <w:p w:rsidR="000D6CAA" w:rsidRPr="00EC3B6F" w:rsidRDefault="000D6CAA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ret_code</w:t>
            </w:r>
          </w:p>
        </w:tc>
        <w:tc>
          <w:tcPr>
            <w:tcW w:w="709" w:type="dxa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 w:cs="Arial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2126" w:type="dxa"/>
          </w:tcPr>
          <w:p w:rsidR="000D6CAA" w:rsidRPr="00EC3B6F" w:rsidRDefault="000D6CAA" w:rsidP="00F01DE7">
            <w:pPr>
              <w:pStyle w:val="Default"/>
              <w:jc w:val="center"/>
              <w:rPr>
                <w:rFonts w:hAnsi="標楷體"/>
                <w:color w:val="000000" w:themeColor="text1"/>
              </w:rPr>
            </w:pPr>
            <w:r w:rsidRPr="00EC3B6F">
              <w:rPr>
                <w:rFonts w:hAnsi="標楷體" w:cs="Consolas" w:hint="eastAsia"/>
                <w:color w:val="000000" w:themeColor="text1"/>
              </w:rPr>
              <w:t>處理</w:t>
            </w:r>
            <w:r w:rsidRPr="00EC3B6F">
              <w:rPr>
                <w:rFonts w:hAnsi="標楷體" w:cs="Consolas"/>
                <w:color w:val="000000" w:themeColor="text1"/>
              </w:rPr>
              <w:t>訊息</w:t>
            </w:r>
            <w:r w:rsidRPr="00EC3B6F">
              <w:rPr>
                <w:rFonts w:hAnsi="標楷體" w:cs="Consolas" w:hint="eastAsia"/>
                <w:color w:val="000000" w:themeColor="text1"/>
              </w:rPr>
              <w:t>代碼</w:t>
            </w:r>
          </w:p>
        </w:tc>
        <w:tc>
          <w:tcPr>
            <w:tcW w:w="4899" w:type="dxa"/>
          </w:tcPr>
          <w:p w:rsidR="000D6CAA" w:rsidRPr="00EC3B6F" w:rsidRDefault="000D6CAA" w:rsidP="00F01DE7">
            <w:pPr>
              <w:ind w:rightChars="18" w:right="43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000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代表</w:t>
            </w: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執行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成功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0D6CAA" w:rsidRPr="00EC3B6F" w:rsidRDefault="000D6CAA" w:rsidP="00682CF4">
            <w:pPr>
              <w:pStyle w:val="af3"/>
              <w:numPr>
                <w:ilvl w:val="0"/>
                <w:numId w:val="5"/>
              </w:num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</w:p>
        </w:tc>
        <w:tc>
          <w:tcPr>
            <w:tcW w:w="2227" w:type="dxa"/>
          </w:tcPr>
          <w:p w:rsidR="000D6CAA" w:rsidRPr="00EC3B6F" w:rsidRDefault="000D6CAA" w:rsidP="00F01DE7">
            <w:pPr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ret_msg</w:t>
            </w:r>
          </w:p>
        </w:tc>
        <w:tc>
          <w:tcPr>
            <w:tcW w:w="709" w:type="dxa"/>
          </w:tcPr>
          <w:p w:rsidR="000D6CAA" w:rsidRPr="00EC3B6F" w:rsidRDefault="000D6CAA" w:rsidP="00F01DE7">
            <w:pPr>
              <w:jc w:val="center"/>
              <w:rPr>
                <w:rFonts w:ascii="標楷體" w:eastAsia="標楷體" w:hAnsi="標楷體" w:cs="Arial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2126" w:type="dxa"/>
          </w:tcPr>
          <w:p w:rsidR="000D6CAA" w:rsidRPr="00EC3B6F" w:rsidRDefault="000D6CAA" w:rsidP="00F01DE7">
            <w:pPr>
              <w:pStyle w:val="Default"/>
              <w:jc w:val="center"/>
              <w:rPr>
                <w:rFonts w:hAnsi="標楷體" w:cs="Consolas"/>
                <w:color w:val="000000" w:themeColor="text1"/>
              </w:rPr>
            </w:pPr>
            <w:r w:rsidRPr="00EC3B6F">
              <w:rPr>
                <w:rFonts w:hAnsi="標楷體" w:cs="Consolas" w:hint="eastAsia"/>
                <w:color w:val="000000" w:themeColor="text1"/>
              </w:rPr>
              <w:t>處理訊息</w:t>
            </w:r>
          </w:p>
        </w:tc>
        <w:tc>
          <w:tcPr>
            <w:tcW w:w="4899" w:type="dxa"/>
          </w:tcPr>
          <w:p w:rsidR="000D6CAA" w:rsidRPr="00EC3B6F" w:rsidRDefault="000D6CAA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ret_code !=000</w:t>
            </w:r>
            <w:r w:rsidRPr="00EC3B6F"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  <w:t>，此欄位才有值</w:t>
            </w:r>
          </w:p>
        </w:tc>
      </w:tr>
    </w:tbl>
    <w:p w:rsidR="000D6CAA" w:rsidRPr="00EC3B6F" w:rsidRDefault="000D6CAA" w:rsidP="000D6CAA">
      <w:pPr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lastRenderedPageBreak/>
        <w:t>執行成功範例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</w:p>
    <w:p w:rsidR="000D6CAA" w:rsidRPr="00EC3B6F" w:rsidRDefault="000D6CAA" w:rsidP="000D6CAA">
      <w:pPr>
        <w:ind w:firstLine="48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{</w:t>
      </w:r>
    </w:p>
    <w:p w:rsidR="000D6CAA" w:rsidRPr="00EC3B6F" w:rsidRDefault="000D6CAA" w:rsidP="000D6CAA">
      <w:pPr>
        <w:ind w:leftChars="100" w:left="24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: "000",</w:t>
      </w:r>
    </w:p>
    <w:p w:rsidR="000D6CAA" w:rsidRPr="00EC3B6F" w:rsidRDefault="000D6CAA" w:rsidP="000D6CAA">
      <w:pPr>
        <w:ind w:leftChars="100" w:left="24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    "ret_msg </w:t>
      </w:r>
      <w:r w:rsidR="00862ABB" w:rsidRPr="00EC3B6F">
        <w:rPr>
          <w:rFonts w:ascii="標楷體" w:eastAsia="標楷體" w:hAnsi="標楷體"/>
          <w:color w:val="000000" w:themeColor="text1"/>
          <w:kern w:val="0"/>
          <w:szCs w:val="24"/>
        </w:rPr>
        <w:t>": ""</w:t>
      </w:r>
    </w:p>
    <w:p w:rsidR="000D6CAA" w:rsidRPr="00EC3B6F" w:rsidRDefault="000D6CAA" w:rsidP="000D6CAA">
      <w:pPr>
        <w:ind w:firstLine="48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}</w:t>
      </w:r>
    </w:p>
    <w:p w:rsidR="000D6CAA" w:rsidRPr="00EC3B6F" w:rsidRDefault="000D6CAA" w:rsidP="000D6CAA">
      <w:pPr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執行失敗範例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</w:p>
    <w:p w:rsidR="00A8263D" w:rsidRPr="00EC3B6F" w:rsidRDefault="00A8263D" w:rsidP="00A8263D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A8263D" w:rsidRPr="00EC3B6F" w:rsidRDefault="00A8263D" w:rsidP="00A8263D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: "W007", </w:t>
      </w:r>
    </w:p>
    <w:p w:rsidR="00A8263D" w:rsidRPr="00EC3B6F" w:rsidRDefault="00A8263D" w:rsidP="00A8263D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 xml:space="preserve">    "ret_msg ": "系統內無對應車號的預約單"</w:t>
      </w:r>
    </w:p>
    <w:p w:rsidR="005D58C3" w:rsidRPr="00EC3B6F" w:rsidRDefault="00A8263D" w:rsidP="00A8263D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A8263D" w:rsidRPr="00EC3B6F" w:rsidRDefault="00A8263D" w:rsidP="00A8263D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A8263D" w:rsidRPr="00EC3B6F" w:rsidRDefault="00A8263D" w:rsidP="00A8263D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: "W008",</w:t>
      </w:r>
    </w:p>
    <w:p w:rsidR="00A8263D" w:rsidRPr="00EC3B6F" w:rsidRDefault="00A8263D" w:rsidP="00A8263D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 xml:space="preserve">    "ret_msg ": "查無{入口號碼}號入口處", </w:t>
      </w:r>
    </w:p>
    <w:p w:rsidR="00A8263D" w:rsidRPr="00EC3B6F" w:rsidRDefault="00A8263D" w:rsidP="00A8263D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6516FB" w:rsidRPr="00EC3B6F" w:rsidRDefault="006516FB" w:rsidP="00A8263D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"ret_code": "E99</w:t>
      </w: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8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", </w:t>
      </w:r>
    </w:p>
    <w:p w:rsidR="006516FB" w:rsidRPr="00EC3B6F" w:rsidRDefault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 xml:space="preserve">    "ret_msg ": "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資料庫錯誤，請聯絡相關負責人員</w:t>
      </w: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"</w:t>
      </w:r>
    </w:p>
    <w:p w:rsidR="006516FB" w:rsidRPr="00EC3B6F" w:rsidRDefault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6516FB" w:rsidRPr="00EC3B6F" w:rsidRDefault="006516FB" w:rsidP="00A8263D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BD70AF" w:rsidRPr="00EC3B6F" w:rsidRDefault="00BD70AF" w:rsidP="00A8263D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A8263D" w:rsidRPr="00EC3B6F" w:rsidRDefault="00A8263D" w:rsidP="00A8263D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A8263D" w:rsidRPr="00EC3B6F" w:rsidRDefault="00A8263D" w:rsidP="00A8263D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: "E999", </w:t>
      </w:r>
    </w:p>
    <w:p w:rsidR="00A8263D" w:rsidRPr="00EC3B6F" w:rsidRDefault="00A8263D" w:rsidP="00A8263D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"ret_msg ": "系統錯誤，請聯絡相關負責人員" </w:t>
      </w:r>
    </w:p>
    <w:p w:rsidR="00A8263D" w:rsidRPr="00EC3B6F" w:rsidRDefault="00A8263D" w:rsidP="00A8263D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5D58C3" w:rsidRPr="00EC3B6F" w:rsidRDefault="005D58C3" w:rsidP="00510669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C107B1" w:rsidRPr="00EC3B6F" w:rsidRDefault="00C107B1" w:rsidP="00C107B1">
      <w:pPr>
        <w:widowControl/>
        <w:rPr>
          <w:rStyle w:val="10"/>
          <w:rFonts w:ascii="標楷體" w:eastAsia="標楷體" w:hAnsi="標楷體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 xml:space="preserve">API </w:t>
      </w:r>
      <w:r w:rsidRPr="00EC3B6F">
        <w:rPr>
          <w:rStyle w:val="10"/>
          <w:rFonts w:ascii="標楷體" w:eastAsia="標楷體" w:hAnsi="標楷體" w:hint="eastAsia"/>
          <w:color w:val="000000" w:themeColor="text1"/>
          <w:sz w:val="24"/>
          <w:szCs w:val="24"/>
        </w:rPr>
        <w:t>業務流程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>:</w:t>
      </w:r>
    </w:p>
    <w:p w:rsidR="00C107B1" w:rsidRPr="00EC3B6F" w:rsidRDefault="00C107B1" w:rsidP="000D1729">
      <w:pPr>
        <w:pStyle w:val="af5"/>
        <w:widowControl/>
        <w:numPr>
          <w:ilvl w:val="0"/>
          <w:numId w:val="18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lastRenderedPageBreak/>
        <w:t>記錄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request參數(寫入一個文字記錄檔，檔名為yyyyMMdd.txt，每日產生一個)。</w:t>
      </w:r>
    </w:p>
    <w:p w:rsidR="00C107B1" w:rsidRPr="00EC3B6F" w:rsidRDefault="00C107B1" w:rsidP="000D1729">
      <w:pPr>
        <w:pStyle w:val="af5"/>
        <w:widowControl/>
        <w:numPr>
          <w:ilvl w:val="0"/>
          <w:numId w:val="18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新增一筆車牌辨識記錄檔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(BK_RecognizeLog)</w:t>
      </w:r>
    </w:p>
    <w:p w:rsidR="00C107B1" w:rsidRPr="00EC3B6F" w:rsidRDefault="00C107B1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insert BK_RecognizeLog(api_type,equip_id,license_plate,record_time</w:t>
      </w:r>
      <w:r w:rsidR="00A8263D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,</w:t>
      </w:r>
      <w:r w:rsidR="00A8263D" w:rsidRPr="00EC3B6F">
        <w:rPr>
          <w:color w:val="000000" w:themeColor="text1"/>
        </w:rPr>
        <w:t xml:space="preserve"> </w:t>
      </w:r>
      <w:r w:rsidR="00A8263D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car_image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) values('</w:t>
      </w:r>
      <w:r w:rsidR="00A8263D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2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','{傳入-入場車道}','{傳入-入場車號}','{傳入-入場時間，格式YYYY-MM-DD HH:MM:SS}'</w:t>
      </w:r>
      <w:r w:rsidR="00A8263D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,'{傳入</w:t>
      </w:r>
      <w:proofErr w:type="gramStart"/>
      <w:r w:rsidR="00A8263D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車子截圖後</w:t>
      </w:r>
      <w:proofErr w:type="gramEnd"/>
      <w:r w:rsidR="00A8263D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，儲存在伺服器下的實體路徑</w:t>
      </w:r>
      <w:r w:rsidR="00A8263D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}'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)</w:t>
      </w:r>
    </w:p>
    <w:p w:rsidR="00816C22" w:rsidRPr="00EC3B6F" w:rsidRDefault="00816C22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(儲存車子照片在</w:t>
      </w:r>
      <w:ins w:id="90" w:author="韓聖偉" w:date="2026-05-06T14:00:00Z">
        <w:r w:rsidR="00DB5E76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參數檔</w:t>
        </w:r>
        <w:r w:rsidR="00DB5E76" w:rsidRPr="00DB5E76">
          <w:rPr>
            <w:rStyle w:val="10"/>
            <w:rFonts w:ascii="標楷體" w:eastAsia="標楷體" w:hAnsi="標楷體"/>
            <w:b w:val="0"/>
            <w:color w:val="000000" w:themeColor="text1"/>
            <w:sz w:val="24"/>
            <w:szCs w:val="24"/>
          </w:rPr>
          <w:t>car_in_image_rootPath</w:t>
        </w:r>
      </w:ins>
      <w:del w:id="91" w:author="韓聖偉" w:date="2026-05-06T14:00:00Z">
        <w:r w:rsidRPr="00EC3B6F" w:rsidDel="00DB5E76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虛擬目錄</w:delText>
        </w:r>
      </w:del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下(傳入-</w:t>
      </w:r>
      <w:r w:rsidRPr="00EC3B6F">
        <w:rPr>
          <w:rFonts w:ascii="標楷體" w:eastAsia="標楷體" w:hAnsi="標楷體"/>
          <w:color w:val="000000" w:themeColor="text1"/>
          <w:szCs w:val="24"/>
        </w:rPr>
        <w:t>車牌照片base64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)，請依據不同日期建立資料夾，儲存在進場目錄下(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Entry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)，檔名請依照此邏輯年月日+時分秒+純數字隨機碼4碼+"_"+車號 ex: 202604131551391381_ 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BAC9512.jpg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)</w:t>
      </w:r>
      <w:proofErr w:type="gramEnd"/>
    </w:p>
    <w:p w:rsidR="00C107B1" w:rsidRPr="00EC3B6F" w:rsidRDefault="00C107B1" w:rsidP="000D1729">
      <w:pPr>
        <w:pStyle w:val="af5"/>
        <w:widowControl/>
        <w:numPr>
          <w:ilvl w:val="0"/>
          <w:numId w:val="18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檢核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request參數，檢核失敗直接回傳訊息，將response內容並寫入記錄檔。</w:t>
      </w:r>
    </w:p>
    <w:p w:rsidR="00C107B1" w:rsidRPr="00EC3B6F" w:rsidRDefault="00C107B1" w:rsidP="00C107B1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檢核項目如下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:</w:t>
      </w:r>
    </w:p>
    <w:p w:rsidR="00C107B1" w:rsidRPr="00EC3B6F" w:rsidRDefault="00C107B1" w:rsidP="000D1729">
      <w:pPr>
        <w:pStyle w:val="af5"/>
        <w:widowControl/>
        <w:numPr>
          <w:ilvl w:val="1"/>
          <w:numId w:val="18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Request Header 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不存在一個</w:t>
      </w:r>
      <w:r w:rsidR="009F529A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Camera-Token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項目，回傳錯誤代碼W001及訊息(API Token 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驗證失敗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)。</w:t>
      </w:r>
    </w:p>
    <w:p w:rsidR="009929CC" w:rsidRPr="00EC3B6F" w:rsidRDefault="009929CC" w:rsidP="00EC3B6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C107B1" w:rsidRPr="00EC3B6F" w:rsidRDefault="00C107B1" w:rsidP="000D1729">
      <w:pPr>
        <w:pStyle w:val="af5"/>
        <w:widowControl/>
        <w:numPr>
          <w:ilvl w:val="1"/>
          <w:numId w:val="18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Request Header 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的</w:t>
      </w:r>
      <w:r w:rsidR="009F529A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Camera-Token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的內容，帶入下面語法，rowCnt==0 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回傳錯誤代碼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W001及訊息(API Token 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驗證失敗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)。</w:t>
      </w:r>
    </w:p>
    <w:p w:rsidR="00C107B1" w:rsidRPr="00EC3B6F" w:rsidRDefault="00C107B1" w:rsidP="00C107B1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select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count(1) rowCnt from BK_Parameter </w:t>
      </w:r>
    </w:p>
    <w:p w:rsidR="006213C2" w:rsidRPr="00EC3B6F" w:rsidRDefault="00C107B1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where para_type ='</w:t>
      </w:r>
      <w:r w:rsidR="00652FDF" w:rsidRPr="00652FDF">
        <w:t xml:space="preserve"> </w:t>
      </w:r>
      <w:r w:rsidR="00652FDF" w:rsidRPr="00652FD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Camera_Token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' and para_status='1' and para_value='API的token'  </w:t>
      </w:r>
    </w:p>
    <w:p w:rsidR="009929CC" w:rsidRPr="00EC3B6F" w:rsidRDefault="009929CC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BD70AF" w:rsidRPr="00EC3B6F" w:rsidRDefault="00C107B1" w:rsidP="000D1729">
      <w:pPr>
        <w:pStyle w:val="af5"/>
        <w:widowControl/>
        <w:numPr>
          <w:ilvl w:val="1"/>
          <w:numId w:val="18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必填欄位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未填，回傳錯誤代碼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W002及訊息(ex: id 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欄位不可空白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)。</w:t>
      </w:r>
    </w:p>
    <w:p w:rsidR="009929CC" w:rsidRPr="00EC3B6F" w:rsidRDefault="009929CC" w:rsidP="00EC3B6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9929CC" w:rsidRPr="00EC3B6F" w:rsidRDefault="009929CC" w:rsidP="009929CC">
      <w:pPr>
        <w:pStyle w:val="af5"/>
        <w:widowControl/>
        <w:numPr>
          <w:ilvl w:val="1"/>
          <w:numId w:val="18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檢核[傳入-入場時間]如果系統主機時間差異超過5分鐘以上，新增一筆記錄到BK_ApiWarningLog</w:t>
      </w:r>
    </w:p>
    <w:p w:rsidR="009929CC" w:rsidRPr="00EC3B6F" w:rsidRDefault="009929CC" w:rsidP="00EC3B6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INSERT INTO [dbo]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.[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BK_ApiWarningLog] ([api_type] ,[warning_code] ,[warning_message]) VALUES (2, 'TimestampOutOfRange', '傳入入場時間:{傳入-</w:t>
      </w:r>
      <w:r w:rsidRPr="00EC3B6F">
        <w:rPr>
          <w:rFonts w:ascii="標楷體" w:eastAsia="標楷體" w:hAnsi="標楷體" w:cs="Consolas"/>
          <w:color w:val="000000" w:themeColor="text1"/>
          <w:szCs w:val="24"/>
        </w:rPr>
        <w:t>入場時間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} 與伺服器當下時間: {當下時間} 差異超過5分種以上')，然後把目前傳入時間改成伺服器當下時間，並且標註如果有回傳任何的值，都會增加 {回傳訊息}+"傳送時間與伺服器時間差異過大，因此以伺服器當下時間為主"。</w:t>
      </w:r>
    </w:p>
    <w:p w:rsidR="009929CC" w:rsidRPr="00EC3B6F" w:rsidRDefault="009929CC" w:rsidP="00EC3B6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3D2DDE" w:rsidRPr="003D2DDE" w:rsidRDefault="003D2DDE" w:rsidP="003D2DDE">
      <w:pPr>
        <w:pStyle w:val="af5"/>
        <w:widowControl/>
        <w:numPr>
          <w:ilvl w:val="1"/>
          <w:numId w:val="18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3D2DDE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檢查車道是否有</w:t>
      </w:r>
      <w:proofErr w:type="gramStart"/>
      <w:r w:rsidRPr="003D2DDE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有</w:t>
      </w:r>
      <w:proofErr w:type="gramEnd"/>
      <w:r w:rsidRPr="003D2DDE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在入口占用狀態(BK_EntranceFillStatus)中，如果沒有傳送回傳錯誤代碼W002(車道未存在)</w:t>
      </w:r>
    </w:p>
    <w:p w:rsidR="003D2DDE" w:rsidRPr="003D2DDE" w:rsidRDefault="003D2DDE" w:rsidP="00113E62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3D2DDE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select</w:t>
      </w:r>
      <w:proofErr w:type="gramEnd"/>
      <w:r w:rsidRPr="003D2DDE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count(1) </w:t>
      </w:r>
    </w:p>
    <w:p w:rsidR="003D2DDE" w:rsidRPr="003D2DDE" w:rsidRDefault="003D2DDE" w:rsidP="00113E62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3D2DDE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from</w:t>
      </w:r>
      <w:proofErr w:type="gramEnd"/>
      <w:r w:rsidRPr="003D2DDE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BK_EntranceFillStatus</w:t>
      </w:r>
    </w:p>
    <w:p w:rsidR="00C65DF9" w:rsidRPr="00EC3B6F" w:rsidRDefault="003D2DDE" w:rsidP="00113E62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3D2DDE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where entrance_no = {傳入-入場車道}</w:t>
      </w:r>
    </w:p>
    <w:p w:rsidR="003D2DDE" w:rsidRDefault="003D2DDE" w:rsidP="003D2DDE">
      <w:pPr>
        <w:pStyle w:val="af5"/>
        <w:widowControl/>
        <w:ind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E03D86" w:rsidRPr="00EC3B6F" w:rsidRDefault="00E03D86" w:rsidP="00EC3B6F">
      <w:pPr>
        <w:pStyle w:val="af5"/>
        <w:widowControl/>
        <w:ind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816C22" w:rsidRPr="00EC3B6F" w:rsidRDefault="00816C22" w:rsidP="0037515D">
      <w:pPr>
        <w:pStyle w:val="af5"/>
        <w:widowControl/>
        <w:numPr>
          <w:ilvl w:val="0"/>
          <w:numId w:val="18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lastRenderedPageBreak/>
        <w:t>查詢入口編號是否存在</w:t>
      </w:r>
      <w:r w:rsidR="00B27B7C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，如果存在才執行底下 [更新預約單為入場]、[設定入口清空狀態]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。</w:t>
      </w:r>
    </w:p>
    <w:p w:rsidR="00816C22" w:rsidRPr="00EC3B6F" w:rsidRDefault="00816C22">
      <w:pPr>
        <w:pStyle w:val="af5"/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select entrance_no from BK_EntranceFillStatus where entrance_no='{傳入-入場車道}'</w:t>
      </w:r>
    </w:p>
    <w:p w:rsidR="00816C22" w:rsidRPr="00EC3B6F" w:rsidRDefault="00816C22" w:rsidP="0037515D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(若查無資料，回傳錯誤代碼W008(查無{入口號碼}號入口處)。</w:t>
      </w:r>
    </w:p>
    <w:p w:rsidR="00B27B7C" w:rsidRPr="00EC3B6F" w:rsidRDefault="00B27B7C" w:rsidP="00EC3B6F">
      <w:pPr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B27B7C" w:rsidRPr="00EC3B6F" w:rsidRDefault="00B27B7C" w:rsidP="00B27B7C">
      <w:pPr>
        <w:pStyle w:val="af5"/>
        <w:widowControl/>
        <w:numPr>
          <w:ilvl w:val="0"/>
          <w:numId w:val="18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更新預約單為入場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。</w:t>
      </w:r>
    </w:p>
    <w:p w:rsidR="00473856" w:rsidRPr="00EC3B6F" w:rsidRDefault="00473856" w:rsidP="00EC3B6F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(不限制目前預約單狀態，符合條件即直接更新為enter)</w:t>
      </w:r>
    </w:p>
    <w:p w:rsidR="00B27B7C" w:rsidRPr="00EC3B6F" w:rsidRDefault="00B27B7C" w:rsidP="00B27B7C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update BK_booking set book_status = 'enter',gate_in_time='{傳入-入場時間}',</w:t>
      </w:r>
      <w:r w:rsidR="008D3143" w:rsidRPr="008D3143">
        <w:t xml:space="preserve"> </w:t>
      </w:r>
      <w:r w:rsidR="008D3143" w:rsidRPr="008D3143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car_in_image_url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='{儲存在本機的虛擬目錄底下路徑}',modify_date='{現在時間}' where carno = '{傳入-入場車號}</w:t>
      </w:r>
      <w:r w:rsidR="00473856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'</w:t>
      </w:r>
    </w:p>
    <w:p w:rsidR="00B27B7C" w:rsidRPr="00EC3B6F" w:rsidRDefault="00B27B7C" w:rsidP="00B27B7C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(若 affected rows = 0，回傳錯誤代碼W007(系統內無對應車號的預約單)。</w:t>
      </w:r>
    </w:p>
    <w:p w:rsidR="00B27B7C" w:rsidRPr="00EC3B6F" w:rsidRDefault="00B27B7C" w:rsidP="00B27B7C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B27B7C" w:rsidRPr="00EC3B6F" w:rsidRDefault="00B27B7C" w:rsidP="00B27B7C">
      <w:pPr>
        <w:pStyle w:val="af5"/>
        <w:widowControl/>
        <w:numPr>
          <w:ilvl w:val="0"/>
          <w:numId w:val="18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設定入口清空狀態</w:t>
      </w:r>
    </w:p>
    <w:p w:rsidR="00B27B7C" w:rsidRPr="00EC3B6F" w:rsidRDefault="00B27B7C" w:rsidP="00B27B7C">
      <w:pPr>
        <w:pStyle w:val="af5"/>
        <w:rPr>
          <w:rStyle w:val="10"/>
          <w:rFonts w:ascii="標楷體" w:eastAsia="標楷體" w:hAnsi="標楷體"/>
          <w:bCs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update BK_EntranceFillStatus set carno='',update_date='{現在時間}' where entrance_no='{入口編號}'</w:t>
      </w:r>
    </w:p>
    <w:p w:rsidR="00B27B7C" w:rsidRPr="00EC3B6F" w:rsidRDefault="00B27B7C" w:rsidP="0037515D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5D58C3" w:rsidRPr="00EC3B6F" w:rsidRDefault="005D58C3" w:rsidP="005D58C3">
      <w:pPr>
        <w:pStyle w:val="2"/>
        <w:rPr>
          <w:rStyle w:val="10"/>
          <w:rFonts w:ascii="標楷體" w:eastAsia="標楷體" w:hAnsi="標楷體"/>
          <w:color w:val="000000" w:themeColor="text1"/>
          <w:sz w:val="32"/>
          <w:szCs w:val="32"/>
        </w:rPr>
      </w:pPr>
      <w:bookmarkStart w:id="92" w:name="_Toc220311177"/>
      <w:r w:rsidRPr="00EC3B6F">
        <w:rPr>
          <w:rStyle w:val="10"/>
          <w:rFonts w:ascii="標楷體" w:eastAsia="標楷體" w:hAnsi="標楷體"/>
          <w:b/>
          <w:color w:val="000000" w:themeColor="text1"/>
          <w:sz w:val="32"/>
          <w:szCs w:val="32"/>
        </w:rPr>
        <w:t>3</w:t>
      </w:r>
      <w:r w:rsidRPr="00EC3B6F">
        <w:rPr>
          <w:rFonts w:ascii="標楷體" w:eastAsia="標楷體" w:hAnsi="標楷體"/>
          <w:color w:val="000000" w:themeColor="text1"/>
          <w:sz w:val="32"/>
          <w:szCs w:val="32"/>
        </w:rPr>
        <w:t>、</w:t>
      </w:r>
      <w:proofErr w:type="gramStart"/>
      <w:r w:rsidRPr="00EC3B6F">
        <w:rPr>
          <w:rStyle w:val="10"/>
          <w:rFonts w:ascii="標楷體" w:eastAsia="標楷體" w:hAnsi="標楷體" w:hint="eastAsia"/>
          <w:b/>
          <w:color w:val="000000" w:themeColor="text1"/>
          <w:sz w:val="32"/>
          <w:szCs w:val="32"/>
        </w:rPr>
        <w:t>入格車輛</w:t>
      </w:r>
      <w:proofErr w:type="gramEnd"/>
      <w:r w:rsidRPr="00EC3B6F">
        <w:rPr>
          <w:rStyle w:val="10"/>
          <w:rFonts w:ascii="標楷體" w:eastAsia="標楷體" w:hAnsi="標楷體" w:hint="eastAsia"/>
          <w:b/>
          <w:color w:val="000000" w:themeColor="text1"/>
          <w:sz w:val="32"/>
          <w:szCs w:val="32"/>
        </w:rPr>
        <w:t>通知</w:t>
      </w:r>
      <w:bookmarkEnd w:id="92"/>
    </w:p>
    <w:p w:rsidR="005D58C3" w:rsidRDefault="005D58C3" w:rsidP="005D58C3">
      <w:pPr>
        <w:pStyle w:val="aa"/>
        <w:ind w:left="0"/>
        <w:rPr>
          <w:rFonts w:ascii="標楷體" w:hAnsi="標楷體" w:cs="Arial"/>
          <w:color w:val="000000" w:themeColor="text1"/>
          <w:szCs w:val="24"/>
        </w:rPr>
      </w:pPr>
      <w:r w:rsidRPr="00EC3B6F">
        <w:rPr>
          <w:rFonts w:ascii="標楷體" w:hAnsi="標楷體" w:hint="eastAsia"/>
          <w:b/>
          <w:color w:val="000000" w:themeColor="text1"/>
          <w:szCs w:val="24"/>
        </w:rPr>
        <w:t>功能說明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 w:rsidRPr="00EC3B6F">
        <w:rPr>
          <w:rFonts w:ascii="標楷體" w:hAnsi="標楷體" w:cs="Arial"/>
          <w:color w:val="000000" w:themeColor="text1"/>
          <w:szCs w:val="24"/>
        </w:rPr>
        <w:t>接受</w:t>
      </w:r>
      <w:proofErr w:type="gramStart"/>
      <w:r w:rsidRPr="00EC3B6F">
        <w:rPr>
          <w:rFonts w:ascii="標楷體" w:hAnsi="標楷體" w:cs="Arial"/>
          <w:color w:val="000000" w:themeColor="text1"/>
          <w:szCs w:val="24"/>
        </w:rPr>
        <w:t>車輛入格</w:t>
      </w:r>
      <w:r w:rsidR="009573E0" w:rsidRPr="00EC3B6F">
        <w:rPr>
          <w:rFonts w:ascii="標楷體" w:hAnsi="標楷體" w:cs="Arial"/>
          <w:color w:val="000000" w:themeColor="text1"/>
          <w:szCs w:val="24"/>
        </w:rPr>
        <w:t>訊息</w:t>
      </w:r>
      <w:proofErr w:type="gramEnd"/>
      <w:r w:rsidRPr="00EC3B6F">
        <w:rPr>
          <w:rFonts w:ascii="標楷體" w:hAnsi="標楷體" w:cs="Arial" w:hint="eastAsia"/>
          <w:color w:val="000000" w:themeColor="text1"/>
          <w:szCs w:val="24"/>
        </w:rPr>
        <w:t>。</w:t>
      </w:r>
    </w:p>
    <w:p w:rsidR="005F783A" w:rsidRDefault="005F783A" w:rsidP="005F783A">
      <w:pPr>
        <w:pStyle w:val="aa"/>
        <w:ind w:left="0"/>
        <w:rPr>
          <w:rFonts w:ascii="標楷體" w:hAnsi="標楷體" w:cs="Arial"/>
          <w:color w:val="000000" w:themeColor="text1"/>
          <w:szCs w:val="24"/>
        </w:rPr>
      </w:pPr>
      <w:r>
        <w:rPr>
          <w:rFonts w:ascii="標楷體" w:hAnsi="標楷體" w:hint="eastAsia"/>
          <w:b/>
          <w:color w:val="000000" w:themeColor="text1"/>
          <w:szCs w:val="24"/>
        </w:rPr>
        <w:t>模式限制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 w:rsidRPr="005F783A">
        <w:rPr>
          <w:rFonts w:ascii="標楷體" w:hAnsi="標楷體" w:cs="Arial" w:hint="eastAsia"/>
          <w:color w:val="000000" w:themeColor="text1"/>
          <w:szCs w:val="24"/>
        </w:rPr>
        <w:t>僅在有格位模式（enable_dock_flow=Y）啟用；</w:t>
      </w:r>
      <w:proofErr w:type="gramStart"/>
      <w:r w:rsidRPr="005F783A">
        <w:rPr>
          <w:rFonts w:ascii="標楷體" w:hAnsi="標楷體" w:cs="Arial" w:hint="eastAsia"/>
          <w:color w:val="000000" w:themeColor="text1"/>
          <w:szCs w:val="24"/>
        </w:rPr>
        <w:t>純進出場</w:t>
      </w:r>
      <w:proofErr w:type="gramEnd"/>
      <w:r w:rsidRPr="005F783A">
        <w:rPr>
          <w:rFonts w:ascii="標楷體" w:hAnsi="標楷體" w:cs="Arial" w:hint="eastAsia"/>
          <w:color w:val="000000" w:themeColor="text1"/>
          <w:szCs w:val="24"/>
        </w:rPr>
        <w:t>模式（enable_dock_flow=N）不執行本 API</w:t>
      </w:r>
      <w:r w:rsidRPr="00EC3B6F">
        <w:rPr>
          <w:rFonts w:ascii="標楷體" w:hAnsi="標楷體" w:cs="Arial" w:hint="eastAsia"/>
          <w:color w:val="000000" w:themeColor="text1"/>
          <w:szCs w:val="24"/>
        </w:rPr>
        <w:t>。</w:t>
      </w:r>
    </w:p>
    <w:p w:rsidR="005D58C3" w:rsidRPr="00EC3B6F" w:rsidRDefault="005D58C3" w:rsidP="005D58C3">
      <w:pPr>
        <w:rPr>
          <w:rFonts w:ascii="標楷體" w:eastAsia="標楷體" w:hAnsi="標楷體" w:cs="細明體"/>
          <w:b/>
          <w:bCs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Arial"/>
          <w:b/>
          <w:color w:val="000000" w:themeColor="text1"/>
          <w:szCs w:val="24"/>
        </w:rPr>
        <w:t>API名稱：</w:t>
      </w:r>
      <w:r w:rsidR="00331D6C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</w:t>
      </w:r>
      <w:ins w:id="93" w:author="韓聖偉" w:date="2026-05-27T16:30:00Z">
        <w:r w:rsidR="00A1449A" w:rsidRPr="00A1449A">
          <w:rPr>
            <w:rFonts w:ascii="標楷體" w:eastAsia="標楷體" w:hAnsi="標楷體" w:cs="細明體"/>
            <w:color w:val="000000" w:themeColor="text1"/>
            <w:kern w:val="0"/>
            <w:szCs w:val="24"/>
          </w:rPr>
          <w:t>VehicleDockNotice</w:t>
        </w:r>
      </w:ins>
      <w:del w:id="94" w:author="韓聖偉" w:date="2026-05-27T16:30:00Z">
        <w:r w:rsidR="009573E0" w:rsidRPr="00EC3B6F" w:rsidDel="00A1449A">
          <w:rPr>
            <w:rFonts w:ascii="標楷體" w:eastAsia="標楷體" w:hAnsi="標楷體" w:cs="細明體"/>
            <w:color w:val="000000" w:themeColor="text1"/>
            <w:kern w:val="0"/>
            <w:szCs w:val="24"/>
          </w:rPr>
          <w:delText>EnterDockNotice</w:delText>
        </w:r>
      </w:del>
    </w:p>
    <w:p w:rsidR="00CF6AE5" w:rsidRPr="00EC3B6F" w:rsidRDefault="00CF6AE5" w:rsidP="00CF6AE5">
      <w:pPr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 w:cs="Arial"/>
          <w:b/>
          <w:color w:val="000000" w:themeColor="text1"/>
          <w:szCs w:val="24"/>
        </w:rPr>
        <w:t>API URL</w:t>
      </w:r>
      <w:r w:rsidRPr="00EC3B6F">
        <w:rPr>
          <w:rFonts w:ascii="標楷體" w:eastAsia="標楷體" w:hAnsi="標楷體" w:cs="Arial" w:hint="eastAsia"/>
          <w:b/>
          <w:color w:val="000000" w:themeColor="text1"/>
          <w:szCs w:val="24"/>
        </w:rPr>
        <w:t>：</w:t>
      </w:r>
      <w:ins w:id="95" w:author="韓聖偉" w:date="2026-05-27T16:31:00Z">
        <w:r w:rsidR="00A1449A">
          <w:rPr>
            <w:rFonts w:ascii="標楷體" w:eastAsia="標楷體" w:hAnsi="標楷體" w:cs="Arial" w:hint="eastAsia"/>
            <w:b/>
            <w:color w:val="000000" w:themeColor="text1"/>
            <w:szCs w:val="24"/>
          </w:rPr>
          <w:t xml:space="preserve"> </w:t>
        </w:r>
        <w:proofErr w:type="gramStart"/>
        <w:r w:rsidR="00A1449A" w:rsidRPr="00A1449A">
          <w:rPr>
            <w:rFonts w:ascii="標楷體" w:eastAsia="標楷體" w:hAnsi="標楷體" w:cs="Arial"/>
            <w:color w:val="000000" w:themeColor="text1"/>
            <w:szCs w:val="24"/>
            <w:rPrChange w:id="96" w:author="韓聖偉" w:date="2026-05-27T16:31:00Z">
              <w:rPr>
                <w:rFonts w:ascii="標楷體" w:eastAsia="標楷體" w:hAnsi="標楷體" w:cs="Arial"/>
                <w:b/>
                <w:color w:val="000000" w:themeColor="text1"/>
                <w:szCs w:val="24"/>
              </w:rPr>
            </w:rPrChange>
          </w:rPr>
          <w:t>api/Lpr/VehicleDockNotice</w:t>
        </w:r>
      </w:ins>
      <w:proofErr w:type="gramEnd"/>
    </w:p>
    <w:p w:rsidR="005D58C3" w:rsidRPr="00EC3B6F" w:rsidRDefault="005D58C3" w:rsidP="005D58C3">
      <w:pPr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輸入資料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747"/>
        <w:gridCol w:w="666"/>
        <w:gridCol w:w="566"/>
        <w:gridCol w:w="3546"/>
      </w:tblGrid>
      <w:tr w:rsidR="00EC3B6F" w:rsidRPr="00EC3B6F" w:rsidTr="00F01DE7">
        <w:trPr>
          <w:trHeight w:val="548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5D58C3" w:rsidRPr="00EC3B6F" w:rsidRDefault="005D58C3" w:rsidP="00F01DE7">
            <w:pPr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/>
                <w:color w:val="000000" w:themeColor="text1"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說明</w:t>
            </w:r>
          </w:p>
        </w:tc>
        <w:tc>
          <w:tcPr>
            <w:tcW w:w="747" w:type="dxa"/>
            <w:shd w:val="clear" w:color="auto" w:fill="AEAAAA" w:themeFill="background2" w:themeFillShade="BF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proofErr w:type="gramStart"/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必填</w:t>
            </w:r>
            <w:proofErr w:type="gramEnd"/>
          </w:p>
        </w:tc>
        <w:tc>
          <w:tcPr>
            <w:tcW w:w="3546" w:type="dxa"/>
            <w:shd w:val="clear" w:color="auto" w:fill="AEAAAA" w:themeFill="background2" w:themeFillShade="BF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備註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5D58C3" w:rsidRPr="00EC3B6F" w:rsidRDefault="005D58C3" w:rsidP="009573E0">
            <w:pPr>
              <w:pStyle w:val="af3"/>
              <w:numPr>
                <w:ilvl w:val="0"/>
                <w:numId w:val="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5D58C3" w:rsidRPr="00EC3B6F" w:rsidRDefault="00F638C1" w:rsidP="00F01DE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dock_no</w:t>
            </w:r>
          </w:p>
        </w:tc>
        <w:tc>
          <w:tcPr>
            <w:tcW w:w="1929" w:type="dxa"/>
            <w:vAlign w:val="center"/>
          </w:tcPr>
          <w:p w:rsidR="005D58C3" w:rsidRPr="00EC3B6F" w:rsidRDefault="009573E0" w:rsidP="00F01DE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入格格號</w:t>
            </w:r>
          </w:p>
        </w:tc>
        <w:tc>
          <w:tcPr>
            <w:tcW w:w="747" w:type="dxa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666" w:type="dxa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</w:p>
        </w:tc>
        <w:tc>
          <w:tcPr>
            <w:tcW w:w="566" w:type="dxa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</w:tcPr>
          <w:p w:rsidR="005D58C3" w:rsidRPr="00EC3B6F" w:rsidRDefault="00A517CF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  <w:t>碼頭編號ex:001,018,027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5D58C3" w:rsidRPr="00EC3B6F" w:rsidRDefault="005D58C3" w:rsidP="009573E0">
            <w:pPr>
              <w:pStyle w:val="af3"/>
              <w:numPr>
                <w:ilvl w:val="0"/>
                <w:numId w:val="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5D58C3" w:rsidRPr="00EC3B6F" w:rsidRDefault="005D58C3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license_plate</w:t>
            </w:r>
          </w:p>
        </w:tc>
        <w:tc>
          <w:tcPr>
            <w:tcW w:w="1929" w:type="dxa"/>
            <w:vAlign w:val="center"/>
          </w:tcPr>
          <w:p w:rsidR="005D58C3" w:rsidRPr="00EC3B6F" w:rsidRDefault="009573E0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入格</w:t>
            </w:r>
            <w:r w:rsidR="005D58C3"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車</w:t>
            </w:r>
            <w:proofErr w:type="gramEnd"/>
            <w:r w:rsidR="005D58C3"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號</w:t>
            </w:r>
          </w:p>
        </w:tc>
        <w:tc>
          <w:tcPr>
            <w:tcW w:w="747" w:type="dxa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666" w:type="dxa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15</w:t>
            </w:r>
          </w:p>
        </w:tc>
        <w:tc>
          <w:tcPr>
            <w:tcW w:w="566" w:type="dxa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</w:tcPr>
          <w:p w:rsidR="005D58C3" w:rsidRPr="00EC3B6F" w:rsidRDefault="005D58C3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 w:hint="eastAsia"/>
                <w:color w:val="000000" w:themeColor="text1"/>
                <w:szCs w:val="24"/>
              </w:rPr>
              <w:t>去掉</w:t>
            </w: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"-"的純英數和中文</w:t>
            </w:r>
          </w:p>
        </w:tc>
      </w:tr>
      <w:tr w:rsidR="002C0C94" w:rsidRPr="00EC3B6F" w:rsidTr="00F01DE7">
        <w:trPr>
          <w:jc w:val="center"/>
        </w:trPr>
        <w:tc>
          <w:tcPr>
            <w:tcW w:w="536" w:type="dxa"/>
          </w:tcPr>
          <w:p w:rsidR="005D58C3" w:rsidRPr="00EC3B6F" w:rsidRDefault="005D58C3" w:rsidP="009573E0">
            <w:pPr>
              <w:pStyle w:val="af3"/>
              <w:numPr>
                <w:ilvl w:val="0"/>
                <w:numId w:val="6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5D58C3" w:rsidRPr="00EC3B6F" w:rsidRDefault="003002A4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notice</w:t>
            </w:r>
            <w:r w:rsidR="005D58C3"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_time</w:t>
            </w:r>
          </w:p>
        </w:tc>
        <w:tc>
          <w:tcPr>
            <w:tcW w:w="1929" w:type="dxa"/>
            <w:vAlign w:val="center"/>
          </w:tcPr>
          <w:p w:rsidR="005D58C3" w:rsidRPr="00EC3B6F" w:rsidRDefault="009573E0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入</w:t>
            </w: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格</w:t>
            </w:r>
            <w:r w:rsidR="005D58C3"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時間</w:t>
            </w:r>
            <w:proofErr w:type="gramEnd"/>
          </w:p>
        </w:tc>
        <w:tc>
          <w:tcPr>
            <w:tcW w:w="747" w:type="dxa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文字</w:t>
            </w:r>
          </w:p>
        </w:tc>
        <w:tc>
          <w:tcPr>
            <w:tcW w:w="666" w:type="dxa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30</w:t>
            </w:r>
          </w:p>
        </w:tc>
        <w:tc>
          <w:tcPr>
            <w:tcW w:w="566" w:type="dxa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</w:tcPr>
          <w:p w:rsidR="005D58C3" w:rsidRPr="00EC3B6F" w:rsidRDefault="005D58C3" w:rsidP="00F01DE7">
            <w:pPr>
              <w:ind w:rightChars="18" w:right="43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時間格式採取</w:t>
            </w: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ISO 8601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規則</w:t>
            </w:r>
          </w:p>
          <w:p w:rsidR="005D58C3" w:rsidRPr="00EC3B6F" w:rsidRDefault="005D58C3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ex:</w:t>
            </w:r>
            <w:r w:rsidRPr="00EC3B6F">
              <w:rPr>
                <w:rFonts w:ascii="標楷體" w:eastAsia="標楷體" w:hAnsi="標楷體" w:cs="Courier New"/>
                <w:color w:val="000000" w:themeColor="text1"/>
                <w:kern w:val="0"/>
                <w:szCs w:val="24"/>
              </w:rPr>
              <w:t xml:space="preserve"> "2024-02-17T20:08:43.335"</w:t>
            </w:r>
          </w:p>
        </w:tc>
      </w:tr>
    </w:tbl>
    <w:p w:rsidR="005D58C3" w:rsidRPr="00EC3B6F" w:rsidRDefault="005D58C3" w:rsidP="005D58C3">
      <w:pPr>
        <w:rPr>
          <w:rFonts w:ascii="標楷體" w:eastAsia="標楷體" w:hAnsi="標楷體"/>
          <w:b/>
          <w:color w:val="000000" w:themeColor="text1"/>
          <w:szCs w:val="24"/>
        </w:rPr>
      </w:pPr>
    </w:p>
    <w:p w:rsidR="005D58C3" w:rsidRPr="00EC3B6F" w:rsidRDefault="005D58C3" w:rsidP="005D58C3">
      <w:pPr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lastRenderedPageBreak/>
        <w:t>輸入範例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</w:p>
    <w:p w:rsidR="005D58C3" w:rsidRPr="00EC3B6F" w:rsidRDefault="005D58C3" w:rsidP="005D58C3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{</w:t>
      </w:r>
    </w:p>
    <w:p w:rsidR="005D58C3" w:rsidRPr="00EC3B6F" w:rsidRDefault="005D58C3" w:rsidP="005D58C3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>"</w:t>
      </w:r>
      <w:r w:rsidR="00F638C1" w:rsidRPr="00EC3B6F">
        <w:rPr>
          <w:rFonts w:ascii="標楷體" w:eastAsia="標楷體" w:hAnsi="標楷體"/>
          <w:color w:val="000000" w:themeColor="text1"/>
          <w:szCs w:val="24"/>
        </w:rPr>
        <w:t>dock_no</w:t>
      </w:r>
      <w:r w:rsidR="009573E0"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 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": "</w:t>
      </w:r>
      <w:r w:rsidR="001A5BD8" w:rsidRPr="00EC3B6F">
        <w:rPr>
          <w:rFonts w:ascii="標楷體" w:eastAsia="標楷體" w:hAnsi="標楷體" w:hint="eastAsia"/>
          <w:color w:val="000000" w:themeColor="text1"/>
          <w:kern w:val="0"/>
          <w:szCs w:val="24"/>
        </w:rPr>
        <w:t>001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",</w:t>
      </w:r>
    </w:p>
    <w:p w:rsidR="005D58C3" w:rsidRPr="00EC3B6F" w:rsidRDefault="005D58C3" w:rsidP="005D58C3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>"license_plate": "BCD9062",</w:t>
      </w:r>
    </w:p>
    <w:p w:rsidR="005D58C3" w:rsidRPr="00EC3B6F" w:rsidRDefault="005D58C3" w:rsidP="005D58C3">
      <w:pPr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/>
          <w:color w:val="000000" w:themeColor="text1"/>
          <w:szCs w:val="24"/>
        </w:rPr>
        <w:tab/>
        <w:t>"</w:t>
      </w:r>
      <w:r w:rsidR="003002A4" w:rsidRPr="00EC3B6F">
        <w:rPr>
          <w:rFonts w:ascii="標楷體" w:eastAsia="標楷體" w:hAnsi="標楷體" w:cs="Consolas"/>
          <w:color w:val="000000" w:themeColor="text1"/>
          <w:szCs w:val="24"/>
        </w:rPr>
        <w:t>notice_time</w:t>
      </w:r>
      <w:r w:rsidRPr="00EC3B6F">
        <w:rPr>
          <w:rFonts w:ascii="標楷體" w:eastAsia="標楷體" w:hAnsi="標楷體"/>
          <w:color w:val="000000" w:themeColor="text1"/>
          <w:szCs w:val="24"/>
        </w:rPr>
        <w:t>":"2024-03-05T20:08:43.335"</w:t>
      </w:r>
    </w:p>
    <w:p w:rsidR="005D58C3" w:rsidRPr="00EC3B6F" w:rsidRDefault="005D58C3" w:rsidP="005D58C3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}</w:t>
      </w:r>
    </w:p>
    <w:p w:rsidR="005D58C3" w:rsidRPr="00EC3B6F" w:rsidRDefault="005D58C3" w:rsidP="005D58C3">
      <w:pPr>
        <w:rPr>
          <w:rFonts w:ascii="標楷體" w:eastAsia="標楷體" w:hAnsi="標楷體"/>
          <w:b/>
          <w:color w:val="000000" w:themeColor="text1"/>
          <w:szCs w:val="24"/>
        </w:rPr>
      </w:pPr>
    </w:p>
    <w:p w:rsidR="005D58C3" w:rsidRPr="00EC3B6F" w:rsidRDefault="005D58C3" w:rsidP="005D58C3">
      <w:pPr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輸出資料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  <w:r w:rsidRPr="00EC3B6F">
        <w:rPr>
          <w:rFonts w:ascii="標楷體" w:eastAsia="標楷體" w:hAnsi="標楷體"/>
          <w:color w:val="000000" w:themeColor="text1"/>
          <w:szCs w:val="24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2227"/>
        <w:gridCol w:w="709"/>
        <w:gridCol w:w="2126"/>
        <w:gridCol w:w="4899"/>
      </w:tblGrid>
      <w:tr w:rsidR="00EC3B6F" w:rsidRPr="00EC3B6F" w:rsidTr="00F01DE7">
        <w:trPr>
          <w:trHeight w:val="636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5D58C3" w:rsidRPr="00EC3B6F" w:rsidRDefault="005D58C3" w:rsidP="00F01DE7">
            <w:pPr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b/>
                <w:color w:val="000000" w:themeColor="text1"/>
                <w:szCs w:val="24"/>
              </w:rPr>
              <w:tab/>
            </w:r>
          </w:p>
        </w:tc>
        <w:tc>
          <w:tcPr>
            <w:tcW w:w="2227" w:type="dxa"/>
            <w:shd w:val="clear" w:color="auto" w:fill="AEAAAA" w:themeFill="background2" w:themeFillShade="BF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欄位名稱</w:t>
            </w:r>
          </w:p>
        </w:tc>
        <w:tc>
          <w:tcPr>
            <w:tcW w:w="709" w:type="dxa"/>
            <w:shd w:val="clear" w:color="auto" w:fill="AEAAAA" w:themeFill="background2" w:themeFillShade="BF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格式</w:t>
            </w:r>
          </w:p>
        </w:tc>
        <w:tc>
          <w:tcPr>
            <w:tcW w:w="2126" w:type="dxa"/>
            <w:shd w:val="clear" w:color="auto" w:fill="AEAAAA" w:themeFill="background2" w:themeFillShade="BF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說明</w:t>
            </w:r>
          </w:p>
        </w:tc>
        <w:tc>
          <w:tcPr>
            <w:tcW w:w="4899" w:type="dxa"/>
            <w:shd w:val="clear" w:color="auto" w:fill="AEAAAA" w:themeFill="background2" w:themeFillShade="BF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備註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5D58C3" w:rsidRPr="00EC3B6F" w:rsidRDefault="005D58C3" w:rsidP="009573E0">
            <w:pPr>
              <w:pStyle w:val="af3"/>
              <w:numPr>
                <w:ilvl w:val="0"/>
                <w:numId w:val="7"/>
              </w:num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</w:p>
        </w:tc>
        <w:tc>
          <w:tcPr>
            <w:tcW w:w="2227" w:type="dxa"/>
          </w:tcPr>
          <w:p w:rsidR="005D58C3" w:rsidRPr="00EC3B6F" w:rsidRDefault="005D58C3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ret_code</w:t>
            </w:r>
          </w:p>
        </w:tc>
        <w:tc>
          <w:tcPr>
            <w:tcW w:w="709" w:type="dxa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 w:cs="Arial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2126" w:type="dxa"/>
          </w:tcPr>
          <w:p w:rsidR="005D58C3" w:rsidRPr="00EC3B6F" w:rsidRDefault="005D58C3" w:rsidP="00F01DE7">
            <w:pPr>
              <w:pStyle w:val="Default"/>
              <w:jc w:val="center"/>
              <w:rPr>
                <w:rFonts w:hAnsi="標楷體"/>
                <w:color w:val="000000" w:themeColor="text1"/>
              </w:rPr>
            </w:pPr>
            <w:r w:rsidRPr="00EC3B6F">
              <w:rPr>
                <w:rFonts w:hAnsi="標楷體" w:cs="Consolas" w:hint="eastAsia"/>
                <w:color w:val="000000" w:themeColor="text1"/>
              </w:rPr>
              <w:t>處理</w:t>
            </w:r>
            <w:r w:rsidRPr="00EC3B6F">
              <w:rPr>
                <w:rFonts w:hAnsi="標楷體" w:cs="Consolas"/>
                <w:color w:val="000000" w:themeColor="text1"/>
              </w:rPr>
              <w:t>訊息</w:t>
            </w:r>
            <w:r w:rsidRPr="00EC3B6F">
              <w:rPr>
                <w:rFonts w:hAnsi="標楷體" w:cs="Consolas" w:hint="eastAsia"/>
                <w:color w:val="000000" w:themeColor="text1"/>
              </w:rPr>
              <w:t>代碼</w:t>
            </w:r>
          </w:p>
        </w:tc>
        <w:tc>
          <w:tcPr>
            <w:tcW w:w="4899" w:type="dxa"/>
          </w:tcPr>
          <w:p w:rsidR="005D58C3" w:rsidRPr="00EC3B6F" w:rsidRDefault="005D58C3" w:rsidP="00F01DE7">
            <w:pPr>
              <w:ind w:rightChars="18" w:right="43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000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代表</w:t>
            </w: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執行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成功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5D58C3" w:rsidRPr="00EC3B6F" w:rsidRDefault="005D58C3" w:rsidP="009573E0">
            <w:pPr>
              <w:pStyle w:val="af3"/>
              <w:numPr>
                <w:ilvl w:val="0"/>
                <w:numId w:val="7"/>
              </w:num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</w:p>
        </w:tc>
        <w:tc>
          <w:tcPr>
            <w:tcW w:w="2227" w:type="dxa"/>
          </w:tcPr>
          <w:p w:rsidR="005D58C3" w:rsidRPr="00EC3B6F" w:rsidRDefault="005D58C3" w:rsidP="00F01DE7">
            <w:pPr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ret_msg</w:t>
            </w:r>
          </w:p>
        </w:tc>
        <w:tc>
          <w:tcPr>
            <w:tcW w:w="709" w:type="dxa"/>
          </w:tcPr>
          <w:p w:rsidR="005D58C3" w:rsidRPr="00EC3B6F" w:rsidRDefault="005D58C3" w:rsidP="00F01DE7">
            <w:pPr>
              <w:jc w:val="center"/>
              <w:rPr>
                <w:rFonts w:ascii="標楷體" w:eastAsia="標楷體" w:hAnsi="標楷體" w:cs="Arial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2126" w:type="dxa"/>
          </w:tcPr>
          <w:p w:rsidR="005D58C3" w:rsidRPr="00EC3B6F" w:rsidRDefault="005D58C3" w:rsidP="00F01DE7">
            <w:pPr>
              <w:pStyle w:val="Default"/>
              <w:jc w:val="center"/>
              <w:rPr>
                <w:rFonts w:hAnsi="標楷體" w:cs="Consolas"/>
                <w:color w:val="000000" w:themeColor="text1"/>
              </w:rPr>
            </w:pPr>
            <w:r w:rsidRPr="00EC3B6F">
              <w:rPr>
                <w:rFonts w:hAnsi="標楷體" w:cs="Consolas" w:hint="eastAsia"/>
                <w:color w:val="000000" w:themeColor="text1"/>
              </w:rPr>
              <w:t>處理訊息</w:t>
            </w:r>
          </w:p>
        </w:tc>
        <w:tc>
          <w:tcPr>
            <w:tcW w:w="4899" w:type="dxa"/>
          </w:tcPr>
          <w:p w:rsidR="005D58C3" w:rsidRPr="00EC3B6F" w:rsidRDefault="005D58C3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ret_code !=000</w:t>
            </w:r>
            <w:r w:rsidRPr="00EC3B6F"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  <w:t>，此欄位才有值</w:t>
            </w:r>
          </w:p>
        </w:tc>
      </w:tr>
    </w:tbl>
    <w:p w:rsidR="005D58C3" w:rsidRPr="00EC3B6F" w:rsidRDefault="005D58C3" w:rsidP="005D58C3">
      <w:pPr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執行成功範例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</w:p>
    <w:p w:rsidR="005D58C3" w:rsidRPr="00EC3B6F" w:rsidRDefault="005D58C3" w:rsidP="005D58C3">
      <w:pPr>
        <w:ind w:firstLine="48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{</w:t>
      </w:r>
    </w:p>
    <w:p w:rsidR="005D58C3" w:rsidRPr="00EC3B6F" w:rsidRDefault="005D58C3" w:rsidP="005D58C3">
      <w:pPr>
        <w:ind w:leftChars="100" w:left="24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: "000",</w:t>
      </w:r>
    </w:p>
    <w:p w:rsidR="005D58C3" w:rsidRPr="00EC3B6F" w:rsidRDefault="005D58C3" w:rsidP="005D58C3">
      <w:pPr>
        <w:ind w:leftChars="100" w:left="24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    "ret_msg </w:t>
      </w:r>
      <w:r w:rsidR="009573E0" w:rsidRPr="00EC3B6F">
        <w:rPr>
          <w:rFonts w:ascii="標楷體" w:eastAsia="標楷體" w:hAnsi="標楷體"/>
          <w:color w:val="000000" w:themeColor="text1"/>
          <w:kern w:val="0"/>
          <w:szCs w:val="24"/>
        </w:rPr>
        <w:t>": ""</w:t>
      </w:r>
    </w:p>
    <w:p w:rsidR="005D58C3" w:rsidRPr="00EC3B6F" w:rsidRDefault="005D58C3" w:rsidP="005D58C3">
      <w:pPr>
        <w:ind w:firstLine="48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}</w:t>
      </w:r>
    </w:p>
    <w:p w:rsidR="005D58C3" w:rsidRPr="00EC3B6F" w:rsidRDefault="005D58C3" w:rsidP="005D58C3">
      <w:pPr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執行失敗範例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</w:p>
    <w:p w:rsidR="005D58C3" w:rsidRPr="00EC3B6F" w:rsidRDefault="005D58C3" w:rsidP="005D58C3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2A561B" w:rsidRPr="00EC3B6F" w:rsidRDefault="002A561B" w:rsidP="0037515D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bookmarkStart w:id="97" w:name="_Toc220311178"/>
      <w:r w:rsidRPr="00EC3B6F">
        <w:rPr>
          <w:rFonts w:ascii="標楷體" w:eastAsia="標楷體" w:hAnsi="標楷體" w:cs="細明體"/>
          <w:color w:val="000000" w:themeColor="text1"/>
          <w:kern w:val="0"/>
        </w:rPr>
        <w:t>{</w:t>
      </w:r>
    </w:p>
    <w:p w:rsidR="002A561B" w:rsidRPr="00EC3B6F" w:rsidRDefault="00CF6AE5" w:rsidP="0037515D">
      <w:pPr>
        <w:ind w:leftChars="200" w:left="480" w:firstLineChars="100" w:firstLine="24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>"ret_code"</w:t>
      </w:r>
      <w:r w:rsidR="002A561B" w:rsidRPr="00EC3B6F">
        <w:rPr>
          <w:rFonts w:ascii="標楷體" w:eastAsia="標楷體" w:hAnsi="標楷體" w:cs="細明體"/>
          <w:color w:val="000000" w:themeColor="text1"/>
          <w:kern w:val="0"/>
        </w:rPr>
        <w:t>: "W010",</w:t>
      </w:r>
    </w:p>
    <w:p w:rsidR="002A561B" w:rsidRPr="00EC3B6F" w:rsidRDefault="002A561B" w:rsidP="0037515D">
      <w:pPr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 xml:space="preserve">  </w:t>
      </w:r>
      <w:r w:rsidR="00D8315C" w:rsidRPr="00EC3B6F">
        <w:rPr>
          <w:rFonts w:ascii="標楷體" w:eastAsia="標楷體" w:hAnsi="標楷體" w:cs="細明體"/>
          <w:color w:val="000000" w:themeColor="text1"/>
          <w:kern w:val="0"/>
        </w:rPr>
        <w:tab/>
        <w:t xml:space="preserve">  </w:t>
      </w:r>
      <w:r w:rsidRPr="00EC3B6F">
        <w:rPr>
          <w:rFonts w:ascii="標楷體" w:eastAsia="標楷體" w:hAnsi="標楷體" w:cs="細明體"/>
          <w:color w:val="000000" w:themeColor="text1"/>
          <w:kern w:val="0"/>
        </w:rPr>
        <w:t>"ret_msg ": "</w:t>
      </w:r>
      <w:proofErr w:type="gramStart"/>
      <w:r w:rsidRPr="00EC3B6F">
        <w:rPr>
          <w:rFonts w:ascii="標楷體" w:eastAsia="標楷體" w:hAnsi="標楷體" w:cs="細明體" w:hint="eastAsia"/>
          <w:color w:val="000000" w:themeColor="text1"/>
          <w:kern w:val="0"/>
        </w:rPr>
        <w:t>失敗入格</w:t>
      </w:r>
      <w:proofErr w:type="gramEnd"/>
      <w:r w:rsidRPr="00EC3B6F">
        <w:rPr>
          <w:rFonts w:ascii="標楷體" w:eastAsia="標楷體" w:hAnsi="標楷體" w:cs="細明體" w:hint="eastAsia"/>
          <w:color w:val="000000" w:themeColor="text1"/>
          <w:kern w:val="0"/>
        </w:rPr>
        <w:t>，非正確預約車號</w:t>
      </w:r>
      <w:r w:rsidRPr="00EC3B6F">
        <w:rPr>
          <w:rFonts w:ascii="標楷體" w:eastAsia="標楷體" w:hAnsi="標楷體" w:cs="細明體"/>
          <w:color w:val="000000" w:themeColor="text1"/>
          <w:kern w:val="0"/>
        </w:rPr>
        <w:t>"</w:t>
      </w:r>
    </w:p>
    <w:p w:rsidR="002A561B" w:rsidRPr="00EC3B6F" w:rsidRDefault="002A561B" w:rsidP="0037515D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 xml:space="preserve">} </w:t>
      </w:r>
    </w:p>
    <w:p w:rsidR="002A561B" w:rsidRPr="00EC3B6F" w:rsidRDefault="002A561B" w:rsidP="0037515D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</w:p>
    <w:p w:rsidR="002A561B" w:rsidRPr="00EC3B6F" w:rsidRDefault="002A561B" w:rsidP="002A561B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>{</w:t>
      </w:r>
    </w:p>
    <w:p w:rsidR="002A561B" w:rsidRPr="00EC3B6F" w:rsidRDefault="00CF6AE5" w:rsidP="002A561B">
      <w:pPr>
        <w:ind w:firstLineChars="300" w:firstLine="72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>"ret_code"</w:t>
      </w:r>
      <w:r w:rsidR="002A561B" w:rsidRPr="00EC3B6F">
        <w:rPr>
          <w:rFonts w:ascii="標楷體" w:eastAsia="標楷體" w:hAnsi="標楷體" w:cs="細明體"/>
          <w:color w:val="000000" w:themeColor="text1"/>
          <w:kern w:val="0"/>
        </w:rPr>
        <w:t>: "W01</w:t>
      </w:r>
      <w:r w:rsidR="002A561B" w:rsidRPr="00EC3B6F">
        <w:rPr>
          <w:rFonts w:ascii="標楷體" w:eastAsia="標楷體" w:hAnsi="標楷體" w:cs="細明體" w:hint="eastAsia"/>
          <w:color w:val="000000" w:themeColor="text1"/>
          <w:kern w:val="0"/>
        </w:rPr>
        <w:t>1</w:t>
      </w:r>
      <w:r w:rsidR="002A561B" w:rsidRPr="00EC3B6F">
        <w:rPr>
          <w:rFonts w:ascii="標楷體" w:eastAsia="標楷體" w:hAnsi="標楷體" w:cs="細明體"/>
          <w:color w:val="000000" w:themeColor="text1"/>
          <w:kern w:val="0"/>
        </w:rPr>
        <w:t>",</w:t>
      </w:r>
    </w:p>
    <w:p w:rsidR="002A561B" w:rsidRPr="00EC3B6F" w:rsidRDefault="002A561B" w:rsidP="002A561B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 w:hint="eastAsia"/>
          <w:color w:val="000000" w:themeColor="text1"/>
          <w:kern w:val="0"/>
        </w:rPr>
        <w:t xml:space="preserve">  "ret_msg ": "</w:t>
      </w:r>
      <w:proofErr w:type="gramStart"/>
      <w:r w:rsidRPr="00EC3B6F">
        <w:rPr>
          <w:rFonts w:ascii="標楷體" w:eastAsia="標楷體" w:hAnsi="標楷體" w:cs="細明體" w:hint="eastAsia"/>
          <w:color w:val="000000" w:themeColor="text1"/>
          <w:kern w:val="0"/>
        </w:rPr>
        <w:t>失敗入格</w:t>
      </w:r>
      <w:proofErr w:type="gramEnd"/>
      <w:r w:rsidRPr="00EC3B6F">
        <w:rPr>
          <w:rFonts w:ascii="標楷體" w:eastAsia="標楷體" w:hAnsi="標楷體" w:cs="細明體" w:hint="eastAsia"/>
          <w:color w:val="000000" w:themeColor="text1"/>
          <w:kern w:val="0"/>
        </w:rPr>
        <w:t>，非正確預約碼頭"</w:t>
      </w:r>
    </w:p>
    <w:p w:rsidR="002A561B" w:rsidRPr="00EC3B6F" w:rsidRDefault="002A561B" w:rsidP="0037515D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lastRenderedPageBreak/>
        <w:t xml:space="preserve">} </w:t>
      </w:r>
    </w:p>
    <w:p w:rsidR="002A561B" w:rsidRPr="00EC3B6F" w:rsidRDefault="002A561B" w:rsidP="0037515D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</w:p>
    <w:p w:rsidR="002A561B" w:rsidRPr="00EC3B6F" w:rsidRDefault="002A561B" w:rsidP="002A561B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>{</w:t>
      </w:r>
    </w:p>
    <w:p w:rsidR="002A561B" w:rsidRPr="00EC3B6F" w:rsidRDefault="00CF6AE5" w:rsidP="002A561B">
      <w:pPr>
        <w:ind w:firstLineChars="300" w:firstLine="72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>"ret_code"</w:t>
      </w:r>
      <w:r w:rsidR="002A561B" w:rsidRPr="00EC3B6F">
        <w:rPr>
          <w:rFonts w:ascii="標楷體" w:eastAsia="標楷體" w:hAnsi="標楷體" w:cs="細明體"/>
          <w:color w:val="000000" w:themeColor="text1"/>
          <w:kern w:val="0"/>
        </w:rPr>
        <w:t>: "W012",</w:t>
      </w:r>
    </w:p>
    <w:p w:rsidR="002A561B" w:rsidRPr="00EC3B6F" w:rsidRDefault="002A561B" w:rsidP="002A561B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 w:hint="eastAsia"/>
          <w:color w:val="000000" w:themeColor="text1"/>
          <w:kern w:val="0"/>
        </w:rPr>
        <w:t xml:space="preserve">  "ret_msg ": "</w:t>
      </w:r>
      <w:proofErr w:type="gramStart"/>
      <w:r w:rsidRPr="00EC3B6F">
        <w:rPr>
          <w:rFonts w:ascii="標楷體" w:eastAsia="標楷體" w:hAnsi="標楷體" w:cs="細明體" w:hint="eastAsia"/>
          <w:color w:val="000000" w:themeColor="text1"/>
          <w:kern w:val="0"/>
        </w:rPr>
        <w:t>失敗入格</w:t>
      </w:r>
      <w:proofErr w:type="gramEnd"/>
      <w:r w:rsidRPr="00EC3B6F">
        <w:rPr>
          <w:rFonts w:ascii="標楷體" w:eastAsia="標楷體" w:hAnsi="標楷體" w:cs="細明體" w:hint="eastAsia"/>
          <w:color w:val="000000" w:themeColor="text1"/>
          <w:kern w:val="0"/>
        </w:rPr>
        <w:t>，早於預約開始時間"</w:t>
      </w:r>
    </w:p>
    <w:p w:rsidR="002A561B" w:rsidRPr="00EC3B6F" w:rsidRDefault="002A561B" w:rsidP="0037515D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 xml:space="preserve">} </w:t>
      </w:r>
    </w:p>
    <w:p w:rsidR="002A561B" w:rsidRPr="00EC3B6F" w:rsidRDefault="002A561B" w:rsidP="0037515D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</w:p>
    <w:p w:rsidR="002A561B" w:rsidRPr="00EC3B6F" w:rsidRDefault="002A561B" w:rsidP="002A561B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>{</w:t>
      </w:r>
    </w:p>
    <w:p w:rsidR="002A561B" w:rsidRPr="00EC3B6F" w:rsidRDefault="00CF6AE5" w:rsidP="002A561B">
      <w:pPr>
        <w:ind w:firstLineChars="300" w:firstLine="72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>"ret_code"</w:t>
      </w:r>
      <w:r w:rsidR="002A561B" w:rsidRPr="00EC3B6F">
        <w:rPr>
          <w:rFonts w:ascii="標楷體" w:eastAsia="標楷體" w:hAnsi="標楷體" w:cs="細明體"/>
          <w:color w:val="000000" w:themeColor="text1"/>
          <w:kern w:val="0"/>
        </w:rPr>
        <w:t>: "W01</w:t>
      </w:r>
      <w:r w:rsidR="002A561B" w:rsidRPr="00EC3B6F">
        <w:rPr>
          <w:rFonts w:ascii="標楷體" w:eastAsia="標楷體" w:hAnsi="標楷體" w:cs="細明體" w:hint="eastAsia"/>
          <w:color w:val="000000" w:themeColor="text1"/>
          <w:kern w:val="0"/>
        </w:rPr>
        <w:t>3</w:t>
      </w:r>
      <w:r w:rsidR="002A561B" w:rsidRPr="00EC3B6F">
        <w:rPr>
          <w:rFonts w:ascii="標楷體" w:eastAsia="標楷體" w:hAnsi="標楷體" w:cs="細明體"/>
          <w:color w:val="000000" w:themeColor="text1"/>
          <w:kern w:val="0"/>
        </w:rPr>
        <w:t>",</w:t>
      </w:r>
    </w:p>
    <w:p w:rsidR="002A561B" w:rsidRPr="00EC3B6F" w:rsidRDefault="002A561B" w:rsidP="002A561B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 w:hint="eastAsia"/>
          <w:color w:val="000000" w:themeColor="text1"/>
          <w:kern w:val="0"/>
        </w:rPr>
        <w:t xml:space="preserve">  "ret_msg ": "</w:t>
      </w:r>
      <w:proofErr w:type="gramStart"/>
      <w:r w:rsidRPr="00EC3B6F">
        <w:rPr>
          <w:rFonts w:ascii="標楷體" w:eastAsia="標楷體" w:hAnsi="標楷體" w:cs="細明體" w:hint="eastAsia"/>
          <w:color w:val="000000" w:themeColor="text1"/>
          <w:kern w:val="0"/>
        </w:rPr>
        <w:t>失敗入格</w:t>
      </w:r>
      <w:proofErr w:type="gramEnd"/>
      <w:r w:rsidRPr="00EC3B6F">
        <w:rPr>
          <w:rFonts w:ascii="標楷體" w:eastAsia="標楷體" w:hAnsi="標楷體" w:cs="細明體" w:hint="eastAsia"/>
          <w:color w:val="000000" w:themeColor="text1"/>
          <w:kern w:val="0"/>
        </w:rPr>
        <w:t>，晚於預約結束時間"</w:t>
      </w:r>
    </w:p>
    <w:p w:rsidR="002A561B" w:rsidRPr="00EC3B6F" w:rsidRDefault="002A561B" w:rsidP="0037515D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 xml:space="preserve">} </w:t>
      </w:r>
    </w:p>
    <w:p w:rsidR="002A561B" w:rsidRPr="00EC3B6F" w:rsidRDefault="002A561B" w:rsidP="0037515D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</w:p>
    <w:p w:rsidR="002A561B" w:rsidRPr="00EC3B6F" w:rsidRDefault="002A561B" w:rsidP="002A561B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>{</w:t>
      </w:r>
    </w:p>
    <w:p w:rsidR="002A561B" w:rsidRPr="00EC3B6F" w:rsidRDefault="00CF6AE5" w:rsidP="002A561B">
      <w:pPr>
        <w:ind w:firstLineChars="300" w:firstLine="72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>"ret_code"</w:t>
      </w:r>
      <w:r w:rsidR="002A561B" w:rsidRPr="00EC3B6F">
        <w:rPr>
          <w:rFonts w:ascii="標楷體" w:eastAsia="標楷體" w:hAnsi="標楷體" w:cs="細明體"/>
          <w:color w:val="000000" w:themeColor="text1"/>
          <w:kern w:val="0"/>
        </w:rPr>
        <w:t>: "W01</w:t>
      </w:r>
      <w:r w:rsidR="002A561B" w:rsidRPr="00EC3B6F">
        <w:rPr>
          <w:rFonts w:ascii="標楷體" w:eastAsia="標楷體" w:hAnsi="標楷體" w:cs="細明體" w:hint="eastAsia"/>
          <w:color w:val="000000" w:themeColor="text1"/>
          <w:kern w:val="0"/>
        </w:rPr>
        <w:t>4</w:t>
      </w:r>
      <w:r w:rsidR="002A561B" w:rsidRPr="00EC3B6F">
        <w:rPr>
          <w:rFonts w:ascii="標楷體" w:eastAsia="標楷體" w:hAnsi="標楷體" w:cs="細明體"/>
          <w:color w:val="000000" w:themeColor="text1"/>
          <w:kern w:val="0"/>
        </w:rPr>
        <w:t>",</w:t>
      </w:r>
    </w:p>
    <w:p w:rsidR="002A561B" w:rsidRPr="00EC3B6F" w:rsidRDefault="002A561B" w:rsidP="002A561B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 w:hint="eastAsia"/>
          <w:color w:val="000000" w:themeColor="text1"/>
          <w:kern w:val="0"/>
        </w:rPr>
        <w:t xml:space="preserve">  "ret_msg ": "</w:t>
      </w:r>
      <w:proofErr w:type="gramStart"/>
      <w:r w:rsidRPr="00EC3B6F">
        <w:rPr>
          <w:rFonts w:ascii="標楷體" w:eastAsia="標楷體" w:hAnsi="標楷體" w:cs="細明體" w:hint="eastAsia"/>
          <w:color w:val="000000" w:themeColor="text1"/>
          <w:kern w:val="0"/>
        </w:rPr>
        <w:t>失敗入格</w:t>
      </w:r>
      <w:proofErr w:type="gramEnd"/>
      <w:r w:rsidRPr="00EC3B6F">
        <w:rPr>
          <w:rFonts w:ascii="標楷體" w:eastAsia="標楷體" w:hAnsi="標楷體" w:cs="細明體" w:hint="eastAsia"/>
          <w:color w:val="000000" w:themeColor="text1"/>
          <w:kern w:val="0"/>
        </w:rPr>
        <w:t>，碼頭目前使用中"</w:t>
      </w:r>
    </w:p>
    <w:p w:rsidR="002A561B" w:rsidRPr="00EC3B6F" w:rsidRDefault="002A561B" w:rsidP="0037515D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 xml:space="preserve">} </w:t>
      </w:r>
    </w:p>
    <w:p w:rsidR="00AE0C4B" w:rsidRPr="00EC3B6F" w:rsidRDefault="00AE0C4B" w:rsidP="0037515D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</w:p>
    <w:p w:rsidR="00AE0C4B" w:rsidRPr="00EC3B6F" w:rsidRDefault="00AE0C4B" w:rsidP="00AE0C4B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>{</w:t>
      </w:r>
    </w:p>
    <w:p w:rsidR="00AE0C4B" w:rsidRPr="00EC3B6F" w:rsidRDefault="00CF6AE5" w:rsidP="00AE0C4B">
      <w:pPr>
        <w:ind w:firstLineChars="300" w:firstLine="72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>"ret_code"</w:t>
      </w:r>
      <w:r w:rsidR="00AE0C4B" w:rsidRPr="00EC3B6F">
        <w:rPr>
          <w:rFonts w:ascii="標楷體" w:eastAsia="標楷體" w:hAnsi="標楷體" w:cs="細明體"/>
          <w:color w:val="000000" w:themeColor="text1"/>
          <w:kern w:val="0"/>
        </w:rPr>
        <w:t>: "W0</w:t>
      </w:r>
      <w:r w:rsidR="00AE0C4B" w:rsidRPr="00EC3B6F">
        <w:rPr>
          <w:rFonts w:ascii="標楷體" w:eastAsia="標楷體" w:hAnsi="標楷體" w:cs="細明體" w:hint="eastAsia"/>
          <w:color w:val="000000" w:themeColor="text1"/>
          <w:kern w:val="0"/>
        </w:rPr>
        <w:t>22</w:t>
      </w:r>
      <w:r w:rsidR="00AE0C4B" w:rsidRPr="00EC3B6F">
        <w:rPr>
          <w:rFonts w:ascii="標楷體" w:eastAsia="標楷體" w:hAnsi="標楷體" w:cs="細明體"/>
          <w:color w:val="000000" w:themeColor="text1"/>
          <w:kern w:val="0"/>
        </w:rPr>
        <w:t>",</w:t>
      </w:r>
    </w:p>
    <w:p w:rsidR="00AE0C4B" w:rsidRPr="00EC3B6F" w:rsidRDefault="00AE0C4B" w:rsidP="00AE0C4B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 w:hint="eastAsia"/>
          <w:color w:val="000000" w:themeColor="text1"/>
          <w:kern w:val="0"/>
        </w:rPr>
        <w:t xml:space="preserve">  "ret_msg ": "</w:t>
      </w:r>
      <w:proofErr w:type="gramStart"/>
      <w:r w:rsidRPr="00EC3B6F">
        <w:rPr>
          <w:rFonts w:ascii="標楷體" w:eastAsia="標楷體" w:hAnsi="標楷體" w:cs="細明體" w:hint="eastAsia"/>
          <w:color w:val="000000" w:themeColor="text1"/>
          <w:kern w:val="0"/>
        </w:rPr>
        <w:t>失敗入格</w:t>
      </w:r>
      <w:proofErr w:type="gramEnd"/>
      <w:r w:rsidRPr="00EC3B6F">
        <w:rPr>
          <w:rFonts w:ascii="標楷體" w:eastAsia="標楷體" w:hAnsi="標楷體" w:cs="細明體" w:hint="eastAsia"/>
          <w:color w:val="000000" w:themeColor="text1"/>
          <w:kern w:val="0"/>
        </w:rPr>
        <w:t>，因前一輛預約車預約時段未結束"</w:t>
      </w:r>
    </w:p>
    <w:p w:rsidR="00AE0C4B" w:rsidRPr="00EC3B6F" w:rsidRDefault="00AE0C4B" w:rsidP="00AE0C4B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 xml:space="preserve">} </w:t>
      </w:r>
    </w:p>
    <w:p w:rsidR="00BD70AF" w:rsidRPr="00EC3B6F" w:rsidRDefault="00BD70AF" w:rsidP="00AE0C4B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"ret_code": "E99</w:t>
      </w: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8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", </w:t>
      </w: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 xml:space="preserve">    "ret_msg ": "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資料庫錯誤，請聯絡相關負責人員</w:t>
      </w: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"</w:t>
      </w: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AE0C4B" w:rsidRPr="00EC3B6F" w:rsidRDefault="00AE0C4B" w:rsidP="0037515D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</w:p>
    <w:p w:rsidR="002A561B" w:rsidRPr="00EC3B6F" w:rsidRDefault="002A561B" w:rsidP="0037515D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</w:p>
    <w:p w:rsidR="002A561B" w:rsidRPr="00EC3B6F" w:rsidRDefault="002A561B" w:rsidP="002A561B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>{</w:t>
      </w:r>
    </w:p>
    <w:p w:rsidR="002A561B" w:rsidRPr="00EC3B6F" w:rsidRDefault="00CF6AE5" w:rsidP="002A561B">
      <w:pPr>
        <w:ind w:firstLineChars="300" w:firstLine="72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>"ret_code"</w:t>
      </w:r>
      <w:r w:rsidR="002A561B" w:rsidRPr="00EC3B6F">
        <w:rPr>
          <w:rFonts w:ascii="標楷體" w:eastAsia="標楷體" w:hAnsi="標楷體" w:cs="細明體"/>
          <w:color w:val="000000" w:themeColor="text1"/>
          <w:kern w:val="0"/>
        </w:rPr>
        <w:t>: "</w:t>
      </w:r>
      <w:r w:rsidR="002A561B" w:rsidRPr="00EC3B6F">
        <w:rPr>
          <w:rFonts w:ascii="標楷體" w:eastAsia="標楷體" w:hAnsi="標楷體" w:cs="細明體" w:hint="eastAsia"/>
          <w:color w:val="000000" w:themeColor="text1"/>
          <w:kern w:val="0"/>
        </w:rPr>
        <w:t>E999</w:t>
      </w:r>
      <w:r w:rsidR="002A561B" w:rsidRPr="00EC3B6F">
        <w:rPr>
          <w:rFonts w:ascii="標楷體" w:eastAsia="標楷體" w:hAnsi="標楷體" w:cs="細明體"/>
          <w:color w:val="000000" w:themeColor="text1"/>
          <w:kern w:val="0"/>
        </w:rPr>
        <w:t>",</w:t>
      </w:r>
    </w:p>
    <w:p w:rsidR="002A561B" w:rsidRPr="00EC3B6F" w:rsidRDefault="002A561B" w:rsidP="002A561B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 w:hint="eastAsia"/>
          <w:color w:val="000000" w:themeColor="text1"/>
          <w:kern w:val="0"/>
        </w:rPr>
        <w:t xml:space="preserve">  "ret_msg ": "系統錯誤，請聯絡相關負責人員"</w:t>
      </w:r>
    </w:p>
    <w:p w:rsidR="002A561B" w:rsidRPr="00EC3B6F" w:rsidRDefault="002A561B" w:rsidP="0037515D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</w:rPr>
        <w:t xml:space="preserve">} </w:t>
      </w:r>
    </w:p>
    <w:p w:rsidR="002A561B" w:rsidRPr="00EC3B6F" w:rsidRDefault="002A561B" w:rsidP="0037515D">
      <w:pPr>
        <w:ind w:firstLine="480"/>
        <w:rPr>
          <w:rFonts w:ascii="標楷體" w:eastAsia="標楷體" w:hAnsi="標楷體" w:cs="細明體"/>
          <w:color w:val="000000" w:themeColor="text1"/>
          <w:kern w:val="0"/>
        </w:rPr>
      </w:pPr>
    </w:p>
    <w:p w:rsidR="002A561B" w:rsidRPr="00EC3B6F" w:rsidRDefault="002A561B" w:rsidP="002A561B">
      <w:pPr>
        <w:widowControl/>
        <w:rPr>
          <w:rStyle w:val="10"/>
          <w:rFonts w:ascii="標楷體" w:eastAsia="標楷體" w:hAnsi="標楷體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color w:val="000000" w:themeColor="text1"/>
          <w:sz w:val="24"/>
          <w:szCs w:val="24"/>
        </w:rPr>
        <w:t>API 業務流程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>:</w:t>
      </w:r>
    </w:p>
    <w:p w:rsidR="002A561B" w:rsidRPr="00EC3B6F" w:rsidRDefault="002A561B" w:rsidP="0037515D">
      <w:pPr>
        <w:pStyle w:val="af5"/>
        <w:widowControl/>
        <w:numPr>
          <w:ilvl w:val="0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記錄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request參數(寫入一個文字記錄檔，檔名為yyyyMMdd.txt，每日產生一個)。</w:t>
      </w:r>
    </w:p>
    <w:p w:rsidR="002A561B" w:rsidRPr="00EC3B6F" w:rsidRDefault="002A561B" w:rsidP="0037515D">
      <w:pPr>
        <w:pStyle w:val="af5"/>
        <w:widowControl/>
        <w:numPr>
          <w:ilvl w:val="0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新增一筆車牌辨識記錄檔(BK_RecognizeLog)</w:t>
      </w:r>
    </w:p>
    <w:p w:rsidR="002A561B" w:rsidRPr="00EC3B6F" w:rsidRDefault="002A561B" w:rsidP="002A561B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insert BK_RecognizeLog(api_type,dock_no ,license_plate,record_time) values('3','{傳入-入格格號}','{傳入-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入格車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號}','{傳入-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入格時間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，格式YYYY-MM-DD HH:MM:SS}')</w:t>
      </w:r>
    </w:p>
    <w:p w:rsidR="002A561B" w:rsidRPr="00EC3B6F" w:rsidRDefault="002A561B" w:rsidP="0037515D">
      <w:pPr>
        <w:pStyle w:val="af5"/>
        <w:widowControl/>
        <w:numPr>
          <w:ilvl w:val="0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檢核 request參數，檢核失敗直接回傳訊息，將response內容並寫入記錄檔。</w:t>
      </w:r>
    </w:p>
    <w:p w:rsidR="002A561B" w:rsidRPr="00EC3B6F" w:rsidRDefault="002A561B" w:rsidP="002A561B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檢核項目如下:</w:t>
      </w:r>
    </w:p>
    <w:p w:rsidR="002A561B" w:rsidRPr="00EC3B6F" w:rsidRDefault="002A561B" w:rsidP="0037515D">
      <w:pPr>
        <w:pStyle w:val="af5"/>
        <w:widowControl/>
        <w:numPr>
          <w:ilvl w:val="1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Request Header 不存在一個</w:t>
      </w:r>
      <w:r w:rsidR="009F529A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Camera-Token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項目，回傳錯誤代碼W001及訊息(API Token 驗證失敗)。</w:t>
      </w:r>
    </w:p>
    <w:p w:rsidR="002A561B" w:rsidRPr="00EC3B6F" w:rsidRDefault="002A561B" w:rsidP="0037515D">
      <w:pPr>
        <w:pStyle w:val="af5"/>
        <w:widowControl/>
        <w:numPr>
          <w:ilvl w:val="1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Request Header 的</w:t>
      </w:r>
      <w:r w:rsidR="009F529A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Camera-Token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的內容，帶入下面語法，rowCnt==0 回傳錯誤代碼W001及訊息(API Token 驗證失敗)。</w:t>
      </w:r>
    </w:p>
    <w:p w:rsidR="002A561B" w:rsidRPr="00EC3B6F" w:rsidRDefault="002A561B" w:rsidP="002A561B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select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count(1) rowCnt from BK_Parameter </w:t>
      </w:r>
    </w:p>
    <w:p w:rsidR="002A561B" w:rsidRPr="00EC3B6F" w:rsidRDefault="002A561B" w:rsidP="002A561B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where para_type ='</w:t>
      </w:r>
      <w:r w:rsidR="00652FDF" w:rsidRPr="00652FDF">
        <w:t xml:space="preserve"> </w:t>
      </w:r>
      <w:r w:rsidR="00652FDF" w:rsidRPr="00652FD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Camera_Token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' and para_status='1' and para_value='API的token'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 </w:t>
      </w:r>
    </w:p>
    <w:p w:rsidR="002A561B" w:rsidRPr="00EC3B6F" w:rsidRDefault="002A561B" w:rsidP="0037515D">
      <w:pPr>
        <w:pStyle w:val="af5"/>
        <w:widowControl/>
        <w:numPr>
          <w:ilvl w:val="1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必填欄位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未填，回傳錯誤代碼W002及訊息(ex: id 欄位不可空白)。</w:t>
      </w:r>
    </w:p>
    <w:p w:rsidR="009929CC" w:rsidRPr="00EC3B6F" w:rsidRDefault="009929CC" w:rsidP="009929CC">
      <w:pPr>
        <w:pStyle w:val="af5"/>
        <w:widowControl/>
        <w:numPr>
          <w:ilvl w:val="1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檢核[傳入-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入格時間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]如果系統主機時間差異超過5分鐘以上，新增一筆記錄到BK_ApiWarningLog</w:t>
      </w:r>
    </w:p>
    <w:p w:rsidR="009929CC" w:rsidRPr="00EC3B6F" w:rsidRDefault="009929CC" w:rsidP="009929CC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INSERT INTO [dbo]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.[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BK_ApiWarningLog] ([api_type] ,[warning_code] ,[warning_message]) VALUES (3, 'TimestampOutOfRange', '傳入入格時間:{傳入-</w:t>
      </w:r>
      <w:r w:rsidRPr="00EC3B6F">
        <w:rPr>
          <w:rFonts w:ascii="標楷體" w:eastAsia="標楷體" w:hAnsi="標楷體" w:cs="Consolas"/>
          <w:color w:val="000000" w:themeColor="text1"/>
          <w:szCs w:val="24"/>
        </w:rPr>
        <w:t>入</w:t>
      </w:r>
      <w:r w:rsidRPr="00EC3B6F">
        <w:rPr>
          <w:rFonts w:ascii="標楷體" w:eastAsia="標楷體" w:hAnsi="標楷體" w:cs="Consolas" w:hint="eastAsia"/>
          <w:color w:val="000000" w:themeColor="text1"/>
          <w:szCs w:val="24"/>
        </w:rPr>
        <w:t>格</w:t>
      </w:r>
      <w:r w:rsidRPr="00EC3B6F">
        <w:rPr>
          <w:rFonts w:ascii="標楷體" w:eastAsia="標楷體" w:hAnsi="標楷體" w:cs="Consolas"/>
          <w:color w:val="000000" w:themeColor="text1"/>
          <w:szCs w:val="24"/>
        </w:rPr>
        <w:t>時間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} 與伺服器當下時間: {當下時間} 差異超過5分種以上')，然後把目前傳入時間改成伺服器當下時間，並且標註如果有回傳任何的值，都會增加 {回傳訊息}+"傳送時間與伺服器時間差異過大，因此以伺服器當下時間為主"。</w:t>
      </w:r>
    </w:p>
    <w:p w:rsidR="009929CC" w:rsidRPr="00EC3B6F" w:rsidRDefault="009929CC" w:rsidP="00EC3B6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F84B17" w:rsidRPr="00EC3B6F" w:rsidRDefault="00F84B17" w:rsidP="00EC3B6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2A561B" w:rsidRPr="00EC3B6F" w:rsidRDefault="002A561B" w:rsidP="0037515D">
      <w:pPr>
        <w:pStyle w:val="af5"/>
        <w:widowControl/>
        <w:numPr>
          <w:ilvl w:val="0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檢查車輛是否</w:t>
      </w:r>
      <w:r w:rsidR="00615246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可以入格</w:t>
      </w:r>
    </w:p>
    <w:p w:rsidR="002A561B" w:rsidRPr="00EC3B6F" w:rsidRDefault="002A561B" w:rsidP="0037515D">
      <w:pPr>
        <w:pStyle w:val="af5"/>
        <w:widowControl/>
        <w:numPr>
          <w:ilvl w:val="1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撈取可進場預約單BY</w:t>
      </w:r>
      <w:r w:rsidR="00615246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碼頭</w:t>
      </w:r>
    </w:p>
    <w:p w:rsidR="007D0E41" w:rsidRPr="00EC3B6F" w:rsidRDefault="007D0E41" w:rsidP="00EC3B6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(不限制目前預約單狀態，僅依車號/碼頭/時間等條件判斷)</w:t>
      </w:r>
    </w:p>
    <w:p w:rsidR="002A561B" w:rsidRPr="00EC3B6F" w:rsidRDefault="002A561B" w:rsidP="002A561B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lastRenderedPageBreak/>
        <w:t>select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book_no,book_status,book_time_begin,book_time_end,dock_no,carno </w:t>
      </w:r>
    </w:p>
    <w:p w:rsidR="002A561B" w:rsidRPr="00EC3B6F" w:rsidRDefault="002A561B" w:rsidP="002A561B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from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BK_booking </w:t>
      </w:r>
    </w:p>
    <w:p w:rsidR="002A561B" w:rsidRPr="00EC3B6F" w:rsidRDefault="002A561B" w:rsidP="002A561B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where </w:t>
      </w:r>
      <w:r w:rsidR="00615246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dock_no ='{傳入-</w:t>
      </w:r>
      <w:proofErr w:type="gramStart"/>
      <w:r w:rsidR="00615246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入格碼頭</w:t>
      </w:r>
      <w:proofErr w:type="gramEnd"/>
      <w:r w:rsidR="00615246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}'</w:t>
      </w:r>
    </w:p>
    <w:p w:rsidR="007D0E41" w:rsidRPr="00EC3B6F" w:rsidRDefault="007D0E41" w:rsidP="002A561B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615246" w:rsidRPr="00EC3B6F" w:rsidRDefault="00615246" w:rsidP="0037515D">
      <w:pPr>
        <w:pStyle w:val="af5"/>
        <w:widowControl/>
        <w:numPr>
          <w:ilvl w:val="1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撈取碼頭狀態BY 碼頭</w:t>
      </w:r>
    </w:p>
    <w:p w:rsidR="00615246" w:rsidRPr="00EC3B6F" w:rsidRDefault="00615246" w:rsidP="00615246">
      <w:pPr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ab/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ab/>
      </w: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select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dock_no,carno</w:t>
      </w:r>
      <w:r w:rsidR="00B61785" w:rsidRPr="00EC3B6F">
        <w:rPr>
          <w:color w:val="000000" w:themeColor="text1"/>
        </w:rPr>
        <w:t xml:space="preserve"> </w:t>
      </w:r>
      <w:r w:rsidR="00B61785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,fill_status</w:t>
      </w:r>
    </w:p>
    <w:p w:rsidR="00615246" w:rsidRPr="00EC3B6F" w:rsidRDefault="00615246" w:rsidP="0037515D">
      <w:pPr>
        <w:widowControl/>
        <w:ind w:left="480"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from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BK_DockFillStatus</w:t>
      </w:r>
    </w:p>
    <w:p w:rsidR="00615246" w:rsidRPr="00EC3B6F" w:rsidRDefault="00615246" w:rsidP="0037515D">
      <w:pPr>
        <w:widowControl/>
        <w:ind w:left="480"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where dock_no = '{傳入-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入格碼頭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}'</w:t>
      </w:r>
    </w:p>
    <w:p w:rsidR="00615246" w:rsidRPr="00EC3B6F" w:rsidRDefault="00615246" w:rsidP="0037515D">
      <w:pPr>
        <w:widowControl/>
        <w:ind w:left="480"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and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</w:t>
      </w:r>
      <w:r w:rsidR="00B61785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fill_status = 'empty'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;</w:t>
      </w:r>
    </w:p>
    <w:p w:rsidR="002A561B" w:rsidRPr="00EC3B6F" w:rsidRDefault="00331F5F" w:rsidP="0037515D">
      <w:pPr>
        <w:pStyle w:val="af5"/>
        <w:widowControl/>
        <w:numPr>
          <w:ilvl w:val="1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判斷是否可以入格</w:t>
      </w:r>
    </w:p>
    <w:p w:rsidR="00061F0A" w:rsidRPr="00EC3B6F" w:rsidRDefault="00061F0A" w:rsidP="0037515D">
      <w:pPr>
        <w:pStyle w:val="af5"/>
        <w:widowControl/>
        <w:numPr>
          <w:ilvl w:val="2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判斷是否正確預約車號，如果不是，回傳錯誤代碼W010(非正確預約車號)</w:t>
      </w:r>
    </w:p>
    <w:p w:rsidR="00061F0A" w:rsidRPr="00EC3B6F" w:rsidRDefault="00061F0A" w:rsidP="0037515D">
      <w:pPr>
        <w:pStyle w:val="af5"/>
        <w:widowControl/>
        <w:numPr>
          <w:ilvl w:val="2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判斷是否正確預約碼頭，如果不是，回傳錯誤代碼W011(非正確碼頭)</w:t>
      </w:r>
    </w:p>
    <w:p w:rsidR="00061F0A" w:rsidRPr="00EC3B6F" w:rsidRDefault="00061F0A" w:rsidP="0037515D">
      <w:pPr>
        <w:pStyle w:val="af5"/>
        <w:widowControl/>
        <w:numPr>
          <w:ilvl w:val="2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判斷是否晚於預約開始時間，如果早於，回傳錯誤代碼W012(早於開始時間)</w:t>
      </w:r>
    </w:p>
    <w:p w:rsidR="00061F0A" w:rsidRPr="00EC3B6F" w:rsidRDefault="00061F0A" w:rsidP="0037515D">
      <w:pPr>
        <w:pStyle w:val="af5"/>
        <w:widowControl/>
        <w:numPr>
          <w:ilvl w:val="2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判斷是否早於預約結束時間，如果晚於，回傳錯誤代碼W013(晚於結束時間)</w:t>
      </w:r>
    </w:p>
    <w:p w:rsidR="00061F0A" w:rsidRPr="00EC3B6F" w:rsidRDefault="00061F0A" w:rsidP="0037515D">
      <w:pPr>
        <w:pStyle w:val="af5"/>
        <w:widowControl/>
        <w:numPr>
          <w:ilvl w:val="2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判斷是否碼頭目前無車號使用，如果有使用，回傳錯誤代碼W014(碼頭目前使用中，無法使用)</w:t>
      </w:r>
    </w:p>
    <w:p w:rsidR="00AE0C4B" w:rsidRPr="00EC3B6F" w:rsidRDefault="00AE0C4B" w:rsidP="0037515D">
      <w:pPr>
        <w:pStyle w:val="af5"/>
        <w:widowControl/>
        <w:numPr>
          <w:ilvl w:val="2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</w:t>
      </w:r>
      <w:r w:rsidR="00F5259D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前一時段的預約單已經結束，如果還沒結束</w:t>
      </w:r>
      <w:r w:rsidR="008F7814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(底下資料抓取後，確認是否跟[傳入-</w:t>
      </w:r>
      <w:proofErr w:type="gramStart"/>
      <w:r w:rsidR="008F7814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入格車</w:t>
      </w:r>
      <w:proofErr w:type="gramEnd"/>
      <w:r w:rsidR="008F7814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號]相同)</w:t>
      </w:r>
      <w:r w:rsidR="00F5259D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，回傳錯誤代碼W022(</w:t>
      </w:r>
      <w:proofErr w:type="gramStart"/>
      <w:r w:rsidR="00F5259D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失敗入格</w:t>
      </w:r>
      <w:proofErr w:type="gramEnd"/>
      <w:r w:rsidR="00F5259D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，因前一輛預約車預約時段未結束)</w:t>
      </w:r>
    </w:p>
    <w:p w:rsidR="008F7814" w:rsidRPr="00EC3B6F" w:rsidRDefault="008F7814" w:rsidP="0037515D">
      <w:pPr>
        <w:pStyle w:val="af5"/>
        <w:widowControl/>
        <w:ind w:leftChars="400" w:left="960"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select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top 1  book_status,dock_no,carno,book_time_begin,book_time_end</w:t>
      </w:r>
    </w:p>
    <w:p w:rsidR="008F7814" w:rsidRPr="00EC3B6F" w:rsidRDefault="008F7814" w:rsidP="0037515D">
      <w:pPr>
        <w:pStyle w:val="af5"/>
        <w:widowControl/>
        <w:ind w:leftChars="400" w:left="960"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from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BK_booking</w:t>
      </w:r>
    </w:p>
    <w:p w:rsidR="008F7814" w:rsidRPr="00EC3B6F" w:rsidRDefault="008F7814" w:rsidP="0037515D">
      <w:pPr>
        <w:pStyle w:val="af5"/>
        <w:widowControl/>
        <w:ind w:leftChars="400" w:left="960"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where dock_no='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{傳入-入格格號}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'</w:t>
      </w:r>
    </w:p>
    <w:p w:rsidR="006213C2" w:rsidRPr="00EC3B6F" w:rsidRDefault="006213C2" w:rsidP="0037515D">
      <w:pPr>
        <w:pStyle w:val="af5"/>
        <w:widowControl/>
        <w:ind w:leftChars="400" w:left="960"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AND book_status IN ('enter','work','finish') </w:t>
      </w:r>
    </w:p>
    <w:p w:rsidR="006213C2" w:rsidRPr="00EC3B6F" w:rsidRDefault="006213C2" w:rsidP="0037515D">
      <w:pPr>
        <w:pStyle w:val="af5"/>
        <w:widowControl/>
        <w:ind w:leftChars="400" w:left="960"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AND 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carno !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= '{傳入-入格車號}</w:t>
      </w:r>
      <w:r w:rsidR="003D3424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'</w:t>
      </w:r>
    </w:p>
    <w:p w:rsidR="006213C2" w:rsidRPr="00EC3B6F" w:rsidRDefault="006213C2" w:rsidP="0037515D">
      <w:pPr>
        <w:pStyle w:val="af5"/>
        <w:widowControl/>
        <w:ind w:leftChars="400" w:left="960"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AND book_time_end &gt; '{傳入-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入格時間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}</w:t>
      </w:r>
    </w:p>
    <w:p w:rsidR="008F7814" w:rsidRPr="00EC3B6F" w:rsidRDefault="008F7814" w:rsidP="0037515D">
      <w:pPr>
        <w:pStyle w:val="af5"/>
        <w:widowControl/>
        <w:ind w:leftChars="0" w:left="144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order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by book_time_begin</w:t>
      </w:r>
      <w:r w:rsidR="006213C2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  <w:r w:rsidR="006213C2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DESC</w:t>
      </w:r>
    </w:p>
    <w:p w:rsidR="002A561B" w:rsidRPr="00EC3B6F" w:rsidRDefault="002A561B" w:rsidP="002A561B">
      <w:pPr>
        <w:pStyle w:val="af5"/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ab/>
        <w:t>if(</w:t>
      </w:r>
      <w:r w:rsidR="00061F0A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</w:t>
      </w:r>
      <w:proofErr w:type="gramStart"/>
      <w:r w:rsidR="00061F0A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可以入格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)</w:t>
      </w:r>
    </w:p>
    <w:p w:rsidR="002A561B" w:rsidRPr="00EC3B6F" w:rsidRDefault="00061F0A" w:rsidP="0037515D">
      <w:pPr>
        <w:pStyle w:val="af5"/>
        <w:widowControl/>
        <w:numPr>
          <w:ilvl w:val="0"/>
          <w:numId w:val="26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設定碼頭停車狀態</w:t>
      </w:r>
      <w:r w:rsidR="002A561B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(如果沒有對應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碼頭</w:t>
      </w:r>
      <w:r w:rsidR="002A561B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編號，就做新增</w:t>
      </w:r>
      <w:r w:rsidR="002A561B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)</w:t>
      </w:r>
    </w:p>
    <w:p w:rsidR="00D8315C" w:rsidRPr="00EC3B6F" w:rsidRDefault="00D8315C" w:rsidP="0037515D">
      <w:pPr>
        <w:pStyle w:val="af5"/>
        <w:widowControl/>
        <w:ind w:leftChars="800" w:left="192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lastRenderedPageBreak/>
        <w:t>update  BK_DockFillStatus  set carno='</w:t>
      </w:r>
      <w:r w:rsidR="00B075B1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{</w:t>
      </w:r>
      <w:proofErr w:type="gramStart"/>
      <w:r w:rsidR="00B075B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車辨掃描</w:t>
      </w:r>
      <w:proofErr w:type="gramEnd"/>
      <w:r w:rsidR="00B075B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車號</w:t>
      </w:r>
      <w:r w:rsidR="00B075B1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}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'</w:t>
      </w:r>
      <w:r w:rsidR="00B61785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,fill_status='occupied'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,last_park_time='</w:t>
      </w:r>
      <w:r w:rsidR="00B075B1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{掃描當下時間}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',update</w:t>
      </w:r>
      <w:r w:rsidR="003D3424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_date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=</w:t>
      </w:r>
      <w:r w:rsidR="00B075B1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'{掃描當下時間}'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where dock_no ='</w:t>
      </w:r>
      <w:r w:rsidR="00B075B1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{</w:t>
      </w:r>
      <w:r w:rsidR="00B075B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傳入</w:t>
      </w:r>
      <w:r w:rsidR="00B075B1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-</w:t>
      </w:r>
      <w:r w:rsidR="00B075B1" w:rsidRPr="00EC3B6F">
        <w:rPr>
          <w:rFonts w:ascii="標楷體" w:eastAsia="標楷體" w:hAnsi="標楷體"/>
          <w:color w:val="000000" w:themeColor="text1"/>
          <w:szCs w:val="24"/>
        </w:rPr>
        <w:t>入格格號</w:t>
      </w:r>
      <w:r w:rsidR="00B075B1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}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'</w:t>
      </w:r>
    </w:p>
    <w:p w:rsidR="00066FB5" w:rsidRPr="00EC3B6F" w:rsidRDefault="00066FB5" w:rsidP="0037515D">
      <w:pPr>
        <w:pStyle w:val="af5"/>
        <w:widowControl/>
        <w:ind w:leftChars="800" w:left="192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066FB5" w:rsidRPr="00EC3B6F" w:rsidRDefault="00066FB5" w:rsidP="0037515D">
      <w:pPr>
        <w:pStyle w:val="af5"/>
        <w:widowControl/>
        <w:ind w:leftChars="800" w:left="192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insert 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BK_DockFillStatus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(dock_no,carno,</w:t>
      </w:r>
      <w:r w:rsidR="00B61785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fill_status ,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create_date,last_park_time,update_date) values('{碼頭所屬編號}', '{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車辨掃描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車號}',</w:t>
      </w:r>
      <w:r w:rsidR="00B61785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'occupied',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'{掃描當下時間}', '{掃描當下時間}', '{掃描當下時間}')</w:t>
      </w:r>
    </w:p>
    <w:p w:rsidR="001E69FD" w:rsidRPr="00EC3B6F" w:rsidRDefault="001E69FD" w:rsidP="0037515D">
      <w:pPr>
        <w:pStyle w:val="af5"/>
        <w:widowControl/>
        <w:ind w:leftChars="800" w:left="192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1E69FD" w:rsidRPr="00EC3B6F" w:rsidRDefault="001E69FD" w:rsidP="001E69FD">
      <w:pPr>
        <w:pStyle w:val="af5"/>
        <w:widowControl/>
        <w:numPr>
          <w:ilvl w:val="0"/>
          <w:numId w:val="26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更新預約單為入格</w:t>
      </w:r>
    </w:p>
    <w:p w:rsidR="007D0E41" w:rsidRPr="00EC3B6F" w:rsidRDefault="007D0E41" w:rsidP="00EC3B6F">
      <w:pPr>
        <w:pStyle w:val="af5"/>
        <w:widowControl/>
        <w:ind w:leftChars="0" w:left="180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(不限制目前預約單狀態，符合條件即直接更新為work)</w:t>
      </w:r>
    </w:p>
    <w:p w:rsidR="001E69FD" w:rsidRPr="00EC3B6F" w:rsidRDefault="001E69FD" w:rsidP="0037515D">
      <w:pPr>
        <w:pStyle w:val="af5"/>
        <w:widowControl/>
        <w:ind w:leftChars="800" w:left="192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update BK_booking set book_status='work',</w:t>
      </w:r>
      <w:r w:rsidRPr="00EC3B6F">
        <w:rPr>
          <w:color w:val="000000" w:themeColor="text1"/>
        </w:rPr>
        <w:t xml:space="preserve"> 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dock_in_time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='{傳入-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入格時間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}' where carno ='{傳入-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入格車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號}' and dock_no='{傳入-入格格號}' </w:t>
      </w:r>
    </w:p>
    <w:p w:rsidR="002A561B" w:rsidRPr="00EC3B6F" w:rsidRDefault="001E69FD" w:rsidP="0037515D">
      <w:pPr>
        <w:pStyle w:val="af5"/>
        <w:widowControl/>
        <w:numPr>
          <w:ilvl w:val="0"/>
          <w:numId w:val="26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設定碼頭停車狀態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與 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更新預約單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為入格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必須都要同時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更新成功才</w:t>
      </w:r>
      <w:r w:rsidR="0022103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算成功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，如果其中一個</w:t>
      </w:r>
      <w:r w:rsidR="0022103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失敗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就需要</w:t>
      </w:r>
      <w:r w:rsidR="0022103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全部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回復</w:t>
      </w:r>
    </w:p>
    <w:p w:rsidR="002A561B" w:rsidRPr="00EC3B6F" w:rsidRDefault="002A561B" w:rsidP="0037515D">
      <w:pPr>
        <w:pStyle w:val="af5"/>
        <w:widowControl/>
        <w:numPr>
          <w:ilvl w:val="0"/>
          <w:numId w:val="26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立即發送燈箱訊息操作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ab/>
      </w:r>
    </w:p>
    <w:p w:rsidR="002A561B" w:rsidRPr="00EC3B6F" w:rsidRDefault="002A561B" w:rsidP="0037515D">
      <w:pPr>
        <w:pStyle w:val="af5"/>
        <w:widowControl/>
        <w:numPr>
          <w:ilvl w:val="1"/>
          <w:numId w:val="26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新增傳送字幕機紀錄</w:t>
      </w:r>
    </w:p>
    <w:p w:rsidR="002A561B" w:rsidRPr="00EC3B6F" w:rsidRDefault="002A561B" w:rsidP="0037515D">
      <w:pPr>
        <w:pStyle w:val="af5"/>
        <w:widowControl/>
        <w:ind w:leftChars="800" w:left="192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insert BK_PassSubtitleMachineLog (send_time,machine_no,send_msg) </w:t>
      </w:r>
      <w:r w:rsidR="003D3424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values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('{傳送字幕機當下時間}','{字幕機編號}','</w:t>
      </w:r>
      <w:r w:rsidR="00066FB5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{</w:t>
      </w:r>
      <w:r w:rsidR="00066FB5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傳入</w:t>
      </w:r>
      <w:r w:rsidR="00066FB5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-</w:t>
      </w:r>
      <w:proofErr w:type="gramStart"/>
      <w:r w:rsidR="00066FB5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入格車</w:t>
      </w:r>
      <w:proofErr w:type="gramEnd"/>
      <w:r w:rsidR="00066FB5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號</w:t>
      </w:r>
      <w:r w:rsidR="00066FB5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} </w:t>
      </w:r>
      <w:r w:rsidR="00066FB5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使用中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')</w:t>
      </w:r>
    </w:p>
    <w:p w:rsidR="002A561B" w:rsidRPr="00EC3B6F" w:rsidRDefault="002A561B" w:rsidP="002A561B">
      <w:pPr>
        <w:pStyle w:val="af5"/>
        <w:widowControl/>
        <w:ind w:leftChars="400" w:left="960"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2A561B" w:rsidRPr="00EC3B6F" w:rsidRDefault="002A561B" w:rsidP="0037515D">
      <w:pPr>
        <w:pStyle w:val="af5"/>
        <w:widowControl/>
        <w:numPr>
          <w:ilvl w:val="1"/>
          <w:numId w:val="26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發送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</w:t>
      </w:r>
      <w:r w:rsidR="00066FB5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{傳入-</w:t>
      </w:r>
      <w:proofErr w:type="gramStart"/>
      <w:r w:rsidR="00066FB5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入格車</w:t>
      </w:r>
      <w:proofErr w:type="gramEnd"/>
      <w:r w:rsidR="00066FB5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號</w:t>
      </w:r>
      <w:r w:rsidR="00066FB5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} </w:t>
      </w:r>
      <w:r w:rsidR="00066FB5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使用中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</w:t>
      </w:r>
    </w:p>
    <w:p w:rsidR="002A561B" w:rsidRPr="00EC3B6F" w:rsidRDefault="002A561B" w:rsidP="002A561B">
      <w:pPr>
        <w:pStyle w:val="af5"/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2A561B" w:rsidRPr="00EC3B6F" w:rsidRDefault="002A561B" w:rsidP="002A561B">
      <w:pPr>
        <w:pStyle w:val="af5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ab/>
      </w: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else</w:t>
      </w:r>
      <w:proofErr w:type="gramEnd"/>
    </w:p>
    <w:p w:rsidR="002A561B" w:rsidRPr="00EC3B6F" w:rsidRDefault="002A561B" w:rsidP="0037515D">
      <w:pPr>
        <w:pStyle w:val="af5"/>
        <w:widowControl/>
        <w:numPr>
          <w:ilvl w:val="0"/>
          <w:numId w:val="26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傳錯誤代碼依據上面未達成條件回復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ab/>
      </w:r>
    </w:p>
    <w:p w:rsidR="002A561B" w:rsidRPr="00EC3B6F" w:rsidRDefault="002A561B" w:rsidP="0037515D">
      <w:pPr>
        <w:pStyle w:val="af5"/>
        <w:widowControl/>
        <w:numPr>
          <w:ilvl w:val="0"/>
          <w:numId w:val="26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立即發送燈箱訊息操作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ab/>
      </w:r>
    </w:p>
    <w:p w:rsidR="002A561B" w:rsidRPr="00EC3B6F" w:rsidRDefault="002A561B" w:rsidP="0037515D">
      <w:pPr>
        <w:pStyle w:val="af5"/>
        <w:widowControl/>
        <w:numPr>
          <w:ilvl w:val="0"/>
          <w:numId w:val="27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新增傳送字幕機紀錄</w:t>
      </w:r>
    </w:p>
    <w:p w:rsidR="002A561B" w:rsidRPr="00EC3B6F" w:rsidRDefault="002A561B" w:rsidP="0037515D">
      <w:pPr>
        <w:pStyle w:val="af5"/>
        <w:widowControl/>
        <w:ind w:leftChars="1000" w:left="240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insert BK_PassSubtitleMachineLog (send_time,machine_no,send_msg) </w:t>
      </w:r>
      <w:r w:rsidR="003D3424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values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('{傳送字幕機當下時間}','{字幕機編號}','</w:t>
      </w:r>
      <w:r w:rsidR="00774EB6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{依據上面未達成條件訊息回復}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')</w:t>
      </w:r>
    </w:p>
    <w:p w:rsidR="002A561B" w:rsidRPr="00EC3B6F" w:rsidRDefault="002A561B" w:rsidP="0037515D">
      <w:pPr>
        <w:pStyle w:val="af5"/>
        <w:widowControl/>
        <w:numPr>
          <w:ilvl w:val="0"/>
          <w:numId w:val="27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立即發送燈箱訊息操作，發送訊息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"{依據上面未達成條件訊息回復}"</w:t>
      </w:r>
    </w:p>
    <w:p w:rsidR="002A561B" w:rsidRPr="00EC3B6F" w:rsidRDefault="002A561B" w:rsidP="0037515D">
      <w:pPr>
        <w:pStyle w:val="af5"/>
        <w:widowControl/>
        <w:numPr>
          <w:ilvl w:val="0"/>
          <w:numId w:val="25"/>
        </w:numPr>
        <w:ind w:leftChars="0"/>
        <w:rPr>
          <w:rFonts w:ascii="標楷體" w:eastAsia="標楷體" w:hAnsi="標楷體" w:cstheme="majorBidi"/>
          <w:bCs/>
          <w:color w:val="000000" w:themeColor="text1"/>
          <w:kern w:val="52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過程中如果有發生任何內部異常，回復如下</w:t>
      </w:r>
    </w:p>
    <w:p w:rsidR="002A561B" w:rsidRPr="00EC3B6F" w:rsidRDefault="002A561B" w:rsidP="0037515D">
      <w:pPr>
        <w:pStyle w:val="af5"/>
        <w:widowControl/>
        <w:numPr>
          <w:ilvl w:val="1"/>
          <w:numId w:val="25"/>
        </w:numPr>
        <w:ind w:leftChars="0"/>
        <w:rPr>
          <w:rFonts w:ascii="標楷體" w:eastAsia="標楷體" w:hAnsi="標楷體" w:cstheme="majorBidi"/>
          <w:bCs/>
          <w:color w:val="000000" w:themeColor="text1"/>
          <w:kern w:val="52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過程中如果有發生任何內部異常，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API回復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E999</w:t>
      </w:r>
    </w:p>
    <w:p w:rsidR="002A561B" w:rsidRPr="00EC3B6F" w:rsidRDefault="002A561B" w:rsidP="0037515D">
      <w:pPr>
        <w:pStyle w:val="af5"/>
        <w:widowControl/>
        <w:numPr>
          <w:ilvl w:val="1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lastRenderedPageBreak/>
        <w:t>立即發送燈箱訊息操作</w:t>
      </w:r>
    </w:p>
    <w:p w:rsidR="002A561B" w:rsidRPr="00EC3B6F" w:rsidRDefault="002A561B" w:rsidP="0037515D">
      <w:pPr>
        <w:pStyle w:val="af5"/>
        <w:widowControl/>
        <w:numPr>
          <w:ilvl w:val="2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新增傳送字幕機紀錄</w:t>
      </w:r>
    </w:p>
    <w:p w:rsidR="002A561B" w:rsidRPr="00EC3B6F" w:rsidRDefault="002A561B" w:rsidP="002A561B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ab/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ab/>
        <w:t xml:space="preserve">insert BK_PassSubtitleMachineLog (send_time,machine_no,send_msg) </w:t>
      </w:r>
      <w:r w:rsidR="003D3424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values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('{傳送字幕機當下時間}','{字幕機編號}','系統異常，請洽系統管理員')</w:t>
      </w:r>
    </w:p>
    <w:p w:rsidR="002A561B" w:rsidRPr="00EC3B6F" w:rsidRDefault="002A561B" w:rsidP="0037515D">
      <w:pPr>
        <w:pStyle w:val="af5"/>
        <w:widowControl/>
        <w:numPr>
          <w:ilvl w:val="2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立即發送燈箱訊息操作，發送訊息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系統異常，請洽系統管理員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</w:t>
      </w:r>
    </w:p>
    <w:p w:rsidR="002A561B" w:rsidRPr="00EC3B6F" w:rsidRDefault="002A561B" w:rsidP="0037515D">
      <w:pPr>
        <w:pStyle w:val="af5"/>
        <w:widowControl/>
        <w:numPr>
          <w:ilvl w:val="2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需將詳細異常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紀錄紀錄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自文字檔中。</w:t>
      </w:r>
    </w:p>
    <w:p w:rsidR="002A561B" w:rsidRPr="00EC3B6F" w:rsidRDefault="002A561B" w:rsidP="0037515D">
      <w:pPr>
        <w:pStyle w:val="af5"/>
        <w:widowControl/>
        <w:numPr>
          <w:ilvl w:val="0"/>
          <w:numId w:val="2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response狀態碼及訊息，傳送內容先寫入記錄檔(寫入一個文字檔，檔名為yyyyMMdd.txt，每日產生一個)。</w:t>
      </w:r>
    </w:p>
    <w:p w:rsidR="002A561B" w:rsidRPr="00EC3B6F" w:rsidRDefault="002A561B" w:rsidP="002A561B">
      <w:pPr>
        <w:widowControl/>
        <w:rPr>
          <w:rStyle w:val="10"/>
          <w:rFonts w:ascii="標楷體" w:eastAsia="標楷體" w:hAnsi="標楷體"/>
          <w:bCs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br w:type="page"/>
      </w:r>
    </w:p>
    <w:p w:rsidR="001731B9" w:rsidRPr="00EC3B6F" w:rsidRDefault="001731B9" w:rsidP="001731B9">
      <w:pPr>
        <w:pStyle w:val="2"/>
        <w:rPr>
          <w:rStyle w:val="10"/>
          <w:rFonts w:ascii="標楷體" w:eastAsia="標楷體" w:hAnsi="標楷體"/>
          <w:color w:val="000000" w:themeColor="text1"/>
          <w:sz w:val="32"/>
          <w:szCs w:val="32"/>
        </w:rPr>
      </w:pPr>
      <w:r w:rsidRPr="00EC3B6F">
        <w:rPr>
          <w:rStyle w:val="10"/>
          <w:rFonts w:ascii="標楷體" w:eastAsia="標楷體" w:hAnsi="標楷體"/>
          <w:b/>
          <w:color w:val="000000" w:themeColor="text1"/>
          <w:sz w:val="32"/>
          <w:szCs w:val="32"/>
        </w:rPr>
        <w:lastRenderedPageBreak/>
        <w:t>4</w:t>
      </w:r>
      <w:r w:rsidRPr="00EC3B6F">
        <w:rPr>
          <w:rFonts w:ascii="標楷體" w:eastAsia="標楷體" w:hAnsi="標楷體"/>
          <w:color w:val="000000" w:themeColor="text1"/>
          <w:sz w:val="32"/>
          <w:szCs w:val="32"/>
        </w:rPr>
        <w:t>、</w:t>
      </w:r>
      <w:r w:rsidR="00C45872" w:rsidRPr="00EC3B6F">
        <w:rPr>
          <w:rStyle w:val="10"/>
          <w:rFonts w:ascii="標楷體" w:eastAsia="標楷體" w:hAnsi="標楷體"/>
          <w:b/>
          <w:color w:val="000000" w:themeColor="text1"/>
          <w:sz w:val="32"/>
          <w:szCs w:val="32"/>
        </w:rPr>
        <w:t>出</w:t>
      </w:r>
      <w:r w:rsidRPr="00EC3B6F">
        <w:rPr>
          <w:rStyle w:val="10"/>
          <w:rFonts w:ascii="標楷體" w:eastAsia="標楷體" w:hAnsi="標楷體" w:hint="eastAsia"/>
          <w:b/>
          <w:color w:val="000000" w:themeColor="text1"/>
          <w:sz w:val="32"/>
          <w:szCs w:val="32"/>
        </w:rPr>
        <w:t>格車輛通知</w:t>
      </w:r>
      <w:bookmarkEnd w:id="97"/>
    </w:p>
    <w:p w:rsidR="001731B9" w:rsidRDefault="001731B9" w:rsidP="001731B9">
      <w:pPr>
        <w:pStyle w:val="aa"/>
        <w:ind w:left="0"/>
        <w:rPr>
          <w:rFonts w:ascii="標楷體" w:hAnsi="標楷體" w:cs="Arial"/>
          <w:color w:val="000000" w:themeColor="text1"/>
          <w:szCs w:val="24"/>
        </w:rPr>
      </w:pPr>
      <w:r w:rsidRPr="00EC3B6F">
        <w:rPr>
          <w:rFonts w:ascii="標楷體" w:hAnsi="標楷體" w:hint="eastAsia"/>
          <w:b/>
          <w:color w:val="000000" w:themeColor="text1"/>
          <w:szCs w:val="24"/>
        </w:rPr>
        <w:t>功能說明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 w:rsidRPr="00EC3B6F">
        <w:rPr>
          <w:rFonts w:ascii="標楷體" w:hAnsi="標楷體" w:cs="Arial"/>
          <w:color w:val="000000" w:themeColor="text1"/>
          <w:szCs w:val="24"/>
        </w:rPr>
        <w:t>接受車輛</w:t>
      </w:r>
      <w:r w:rsidR="00C45872" w:rsidRPr="00EC3B6F">
        <w:rPr>
          <w:rFonts w:ascii="標楷體" w:hAnsi="標楷體" w:cs="Arial"/>
          <w:color w:val="000000" w:themeColor="text1"/>
          <w:szCs w:val="24"/>
        </w:rPr>
        <w:t>出</w:t>
      </w:r>
      <w:r w:rsidRPr="00EC3B6F">
        <w:rPr>
          <w:rFonts w:ascii="標楷體" w:hAnsi="標楷體" w:cs="Arial"/>
          <w:color w:val="000000" w:themeColor="text1"/>
          <w:szCs w:val="24"/>
        </w:rPr>
        <w:t>格訊息</w:t>
      </w:r>
      <w:r w:rsidRPr="00EC3B6F">
        <w:rPr>
          <w:rFonts w:ascii="標楷體" w:hAnsi="標楷體" w:cs="Arial" w:hint="eastAsia"/>
          <w:color w:val="000000" w:themeColor="text1"/>
          <w:szCs w:val="24"/>
        </w:rPr>
        <w:t>。</w:t>
      </w:r>
    </w:p>
    <w:p w:rsidR="005F783A" w:rsidRDefault="005F783A" w:rsidP="005F783A">
      <w:pPr>
        <w:pStyle w:val="aa"/>
        <w:ind w:left="0"/>
        <w:rPr>
          <w:rFonts w:ascii="標楷體" w:hAnsi="標楷體" w:cs="Arial"/>
          <w:color w:val="000000" w:themeColor="text1"/>
          <w:szCs w:val="24"/>
        </w:rPr>
      </w:pPr>
      <w:r w:rsidRPr="005F783A">
        <w:rPr>
          <w:rFonts w:ascii="標楷體" w:hAnsi="標楷體" w:hint="eastAsia"/>
          <w:b/>
          <w:color w:val="000000" w:themeColor="text1"/>
          <w:szCs w:val="24"/>
        </w:rPr>
        <w:t>模式限制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 w:rsidRPr="00113E62">
        <w:rPr>
          <w:rFonts w:ascii="標楷體" w:hAnsi="標楷體" w:cs="Arial" w:hint="eastAsia"/>
          <w:color w:val="000000" w:themeColor="text1"/>
          <w:szCs w:val="24"/>
        </w:rPr>
        <w:t>僅在有格位模式（</w:t>
      </w:r>
      <w:r w:rsidRPr="00113E62">
        <w:rPr>
          <w:rFonts w:ascii="標楷體" w:hAnsi="標楷體" w:cs="Arial"/>
          <w:color w:val="000000" w:themeColor="text1"/>
          <w:szCs w:val="24"/>
        </w:rPr>
        <w:t>enable_dock_flow=Y）啟用；</w:t>
      </w:r>
      <w:proofErr w:type="gramStart"/>
      <w:r w:rsidRPr="00113E62">
        <w:rPr>
          <w:rFonts w:ascii="標楷體" w:hAnsi="標楷體" w:cs="Arial" w:hint="eastAsia"/>
          <w:color w:val="000000" w:themeColor="text1"/>
          <w:szCs w:val="24"/>
        </w:rPr>
        <w:t>純進出場</w:t>
      </w:r>
      <w:proofErr w:type="gramEnd"/>
      <w:r w:rsidRPr="00113E62">
        <w:rPr>
          <w:rFonts w:ascii="標楷體" w:hAnsi="標楷體" w:cs="Arial" w:hint="eastAsia"/>
          <w:color w:val="000000" w:themeColor="text1"/>
          <w:szCs w:val="24"/>
        </w:rPr>
        <w:t>模式（</w:t>
      </w:r>
      <w:r w:rsidRPr="00113E62">
        <w:rPr>
          <w:rFonts w:ascii="標楷體" w:hAnsi="標楷體" w:cs="Arial"/>
          <w:color w:val="000000" w:themeColor="text1"/>
          <w:szCs w:val="24"/>
        </w:rPr>
        <w:t>enable_dock_flow=N）不執行本 API</w:t>
      </w:r>
      <w:r w:rsidRPr="00EC3B6F">
        <w:rPr>
          <w:rFonts w:ascii="標楷體" w:hAnsi="標楷體" w:cs="Arial" w:hint="eastAsia"/>
          <w:color w:val="000000" w:themeColor="text1"/>
          <w:szCs w:val="24"/>
        </w:rPr>
        <w:t>。</w:t>
      </w:r>
    </w:p>
    <w:p w:rsidR="001731B9" w:rsidRDefault="001731B9" w:rsidP="001731B9">
      <w:pPr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Arial"/>
          <w:b/>
          <w:color w:val="000000" w:themeColor="text1"/>
          <w:szCs w:val="24"/>
        </w:rPr>
        <w:t>API名稱：</w:t>
      </w:r>
      <w:r w:rsidR="00331D6C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</w:t>
      </w:r>
      <w:ins w:id="98" w:author="韓聖偉" w:date="2026-05-27T16:30:00Z">
        <w:r w:rsidR="00A1449A" w:rsidRPr="00A1449A">
          <w:rPr>
            <w:rFonts w:ascii="標楷體" w:eastAsia="標楷體" w:hAnsi="標楷體" w:cs="細明體"/>
            <w:color w:val="000000" w:themeColor="text1"/>
            <w:kern w:val="0"/>
            <w:szCs w:val="24"/>
          </w:rPr>
          <w:t>VehicleExitNotice</w:t>
        </w:r>
      </w:ins>
      <w:del w:id="99" w:author="韓聖偉" w:date="2026-05-27T16:30:00Z">
        <w:r w:rsidR="00C45872" w:rsidRPr="00EC3B6F" w:rsidDel="00A1449A">
          <w:rPr>
            <w:rFonts w:ascii="標楷體" w:eastAsia="標楷體" w:hAnsi="標楷體" w:cs="細明體"/>
            <w:color w:val="000000" w:themeColor="text1"/>
            <w:kern w:val="0"/>
            <w:szCs w:val="24"/>
          </w:rPr>
          <w:delText>Exit</w:delText>
        </w:r>
        <w:r w:rsidRPr="00EC3B6F" w:rsidDel="00A1449A">
          <w:rPr>
            <w:rFonts w:ascii="標楷體" w:eastAsia="標楷體" w:hAnsi="標楷體" w:cs="細明體"/>
            <w:color w:val="000000" w:themeColor="text1"/>
            <w:kern w:val="0"/>
            <w:szCs w:val="24"/>
          </w:rPr>
          <w:delText>DockNotice</w:delText>
        </w:r>
      </w:del>
    </w:p>
    <w:p w:rsidR="00CF6AE5" w:rsidRPr="00EC3B6F" w:rsidRDefault="00CF6AE5" w:rsidP="00CF6AE5">
      <w:pPr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 w:cs="Arial"/>
          <w:b/>
          <w:color w:val="000000" w:themeColor="text1"/>
          <w:szCs w:val="24"/>
        </w:rPr>
        <w:t>API URL</w:t>
      </w:r>
      <w:r w:rsidRPr="00EC3B6F">
        <w:rPr>
          <w:rFonts w:ascii="標楷體" w:eastAsia="標楷體" w:hAnsi="標楷體" w:cs="Arial" w:hint="eastAsia"/>
          <w:b/>
          <w:color w:val="000000" w:themeColor="text1"/>
          <w:szCs w:val="24"/>
        </w:rPr>
        <w:t>：</w:t>
      </w:r>
      <w:ins w:id="100" w:author="韓聖偉" w:date="2026-05-27T16:30:00Z">
        <w:r w:rsidR="00A1449A">
          <w:rPr>
            <w:rFonts w:ascii="標楷體" w:eastAsia="標楷體" w:hAnsi="標楷體" w:cs="Arial" w:hint="eastAsia"/>
            <w:b/>
            <w:color w:val="000000" w:themeColor="text1"/>
            <w:szCs w:val="24"/>
          </w:rPr>
          <w:t xml:space="preserve"> </w:t>
        </w:r>
        <w:proofErr w:type="gramStart"/>
        <w:r w:rsidR="00A1449A" w:rsidRPr="00A1449A">
          <w:rPr>
            <w:rFonts w:ascii="標楷體" w:eastAsia="標楷體" w:hAnsi="標楷體" w:cs="細明體"/>
            <w:color w:val="000000" w:themeColor="text1"/>
            <w:kern w:val="0"/>
            <w:szCs w:val="24"/>
            <w:rPrChange w:id="101" w:author="韓聖偉" w:date="2026-05-27T16:30:00Z">
              <w:rPr>
                <w:rFonts w:ascii="標楷體" w:eastAsia="標楷體" w:hAnsi="標楷體" w:cs="Arial"/>
                <w:b/>
                <w:color w:val="000000" w:themeColor="text1"/>
                <w:szCs w:val="24"/>
              </w:rPr>
            </w:rPrChange>
          </w:rPr>
          <w:t>api/Lpr/VehicleExitNotice</w:t>
        </w:r>
      </w:ins>
      <w:proofErr w:type="gramEnd"/>
    </w:p>
    <w:p w:rsidR="001731B9" w:rsidRPr="00EC3B6F" w:rsidRDefault="001731B9" w:rsidP="001731B9">
      <w:pPr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輸入資料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747"/>
        <w:gridCol w:w="666"/>
        <w:gridCol w:w="566"/>
        <w:gridCol w:w="3546"/>
      </w:tblGrid>
      <w:tr w:rsidR="00EC3B6F" w:rsidRPr="00EC3B6F" w:rsidTr="00F01DE7">
        <w:trPr>
          <w:trHeight w:val="548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1731B9" w:rsidRPr="00EC3B6F" w:rsidRDefault="001731B9" w:rsidP="00F01DE7">
            <w:pPr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/>
                <w:color w:val="000000" w:themeColor="text1"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說明</w:t>
            </w:r>
          </w:p>
        </w:tc>
        <w:tc>
          <w:tcPr>
            <w:tcW w:w="747" w:type="dxa"/>
            <w:shd w:val="clear" w:color="auto" w:fill="AEAAAA" w:themeFill="background2" w:themeFillShade="BF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proofErr w:type="gramStart"/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必填</w:t>
            </w:r>
            <w:proofErr w:type="gramEnd"/>
          </w:p>
        </w:tc>
        <w:tc>
          <w:tcPr>
            <w:tcW w:w="3546" w:type="dxa"/>
            <w:shd w:val="clear" w:color="auto" w:fill="AEAAAA" w:themeFill="background2" w:themeFillShade="BF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備註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1731B9" w:rsidRPr="00EC3B6F" w:rsidRDefault="001731B9" w:rsidP="003002A4">
            <w:pPr>
              <w:pStyle w:val="af3"/>
              <w:numPr>
                <w:ilvl w:val="0"/>
                <w:numId w:val="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1731B9" w:rsidRPr="00EC3B6F" w:rsidRDefault="00F638C1" w:rsidP="00F01DE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dock_no</w:t>
            </w:r>
          </w:p>
        </w:tc>
        <w:tc>
          <w:tcPr>
            <w:tcW w:w="1929" w:type="dxa"/>
            <w:vAlign w:val="center"/>
          </w:tcPr>
          <w:p w:rsidR="001731B9" w:rsidRPr="00EC3B6F" w:rsidRDefault="00C45872" w:rsidP="00F01DE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出</w:t>
            </w:r>
            <w:r w:rsidR="001731B9" w:rsidRPr="00EC3B6F">
              <w:rPr>
                <w:rFonts w:ascii="標楷體" w:eastAsia="標楷體" w:hAnsi="標楷體"/>
                <w:color w:val="000000" w:themeColor="text1"/>
                <w:szCs w:val="24"/>
              </w:rPr>
              <w:t>格格號</w:t>
            </w:r>
          </w:p>
        </w:tc>
        <w:tc>
          <w:tcPr>
            <w:tcW w:w="747" w:type="dxa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666" w:type="dxa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</w:p>
        </w:tc>
        <w:tc>
          <w:tcPr>
            <w:tcW w:w="566" w:type="dxa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</w:tcPr>
          <w:p w:rsidR="001731B9" w:rsidRPr="00EC3B6F" w:rsidRDefault="00A517CF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  <w:t>碼頭編號ex:001,018,027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1731B9" w:rsidRPr="00EC3B6F" w:rsidRDefault="001731B9" w:rsidP="003002A4">
            <w:pPr>
              <w:pStyle w:val="af3"/>
              <w:numPr>
                <w:ilvl w:val="0"/>
                <w:numId w:val="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1731B9" w:rsidRPr="00EC3B6F" w:rsidRDefault="001731B9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license_plate</w:t>
            </w:r>
          </w:p>
        </w:tc>
        <w:tc>
          <w:tcPr>
            <w:tcW w:w="1929" w:type="dxa"/>
            <w:vAlign w:val="center"/>
          </w:tcPr>
          <w:p w:rsidR="001731B9" w:rsidRPr="00EC3B6F" w:rsidRDefault="00C45872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出</w:t>
            </w:r>
            <w:r w:rsidR="001731B9" w:rsidRPr="00EC3B6F">
              <w:rPr>
                <w:rFonts w:ascii="標楷體" w:eastAsia="標楷體" w:hAnsi="標楷體"/>
                <w:color w:val="000000" w:themeColor="text1"/>
                <w:szCs w:val="24"/>
              </w:rPr>
              <w:t>格</w:t>
            </w:r>
            <w:r w:rsidR="001731B9"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車號</w:t>
            </w:r>
          </w:p>
        </w:tc>
        <w:tc>
          <w:tcPr>
            <w:tcW w:w="747" w:type="dxa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666" w:type="dxa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15</w:t>
            </w:r>
          </w:p>
        </w:tc>
        <w:tc>
          <w:tcPr>
            <w:tcW w:w="566" w:type="dxa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</w:tcPr>
          <w:p w:rsidR="001731B9" w:rsidRPr="00EC3B6F" w:rsidRDefault="001731B9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 w:hint="eastAsia"/>
                <w:color w:val="000000" w:themeColor="text1"/>
                <w:szCs w:val="24"/>
              </w:rPr>
              <w:t>去掉</w:t>
            </w: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"-"的純英數和中文</w:t>
            </w:r>
          </w:p>
        </w:tc>
      </w:tr>
      <w:tr w:rsidR="001731B9" w:rsidRPr="00EC3B6F" w:rsidTr="00F01DE7">
        <w:trPr>
          <w:jc w:val="center"/>
        </w:trPr>
        <w:tc>
          <w:tcPr>
            <w:tcW w:w="536" w:type="dxa"/>
          </w:tcPr>
          <w:p w:rsidR="001731B9" w:rsidRPr="00EC3B6F" w:rsidRDefault="001731B9" w:rsidP="003002A4">
            <w:pPr>
              <w:pStyle w:val="af3"/>
              <w:numPr>
                <w:ilvl w:val="0"/>
                <w:numId w:val="8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1731B9" w:rsidRPr="00EC3B6F" w:rsidRDefault="003002A4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notice_time</w:t>
            </w:r>
          </w:p>
        </w:tc>
        <w:tc>
          <w:tcPr>
            <w:tcW w:w="1929" w:type="dxa"/>
            <w:vAlign w:val="center"/>
          </w:tcPr>
          <w:p w:rsidR="001731B9" w:rsidRPr="00EC3B6F" w:rsidRDefault="00C45872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出</w:t>
            </w:r>
            <w:r w:rsidR="001731B9" w:rsidRPr="00EC3B6F">
              <w:rPr>
                <w:rFonts w:ascii="標楷體" w:eastAsia="標楷體" w:hAnsi="標楷體"/>
                <w:color w:val="000000" w:themeColor="text1"/>
                <w:szCs w:val="24"/>
              </w:rPr>
              <w:t>格</w:t>
            </w:r>
            <w:r w:rsidR="001731B9"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時間</w:t>
            </w:r>
          </w:p>
        </w:tc>
        <w:tc>
          <w:tcPr>
            <w:tcW w:w="747" w:type="dxa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文字</w:t>
            </w:r>
          </w:p>
        </w:tc>
        <w:tc>
          <w:tcPr>
            <w:tcW w:w="666" w:type="dxa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30</w:t>
            </w:r>
          </w:p>
        </w:tc>
        <w:tc>
          <w:tcPr>
            <w:tcW w:w="566" w:type="dxa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</w:tcPr>
          <w:p w:rsidR="001731B9" w:rsidRPr="00EC3B6F" w:rsidRDefault="001731B9" w:rsidP="00F01DE7">
            <w:pPr>
              <w:ind w:rightChars="18" w:right="43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時間格式採取</w:t>
            </w: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ISO 8601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規則</w:t>
            </w:r>
          </w:p>
          <w:p w:rsidR="001731B9" w:rsidRPr="00EC3B6F" w:rsidRDefault="001731B9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ex:</w:t>
            </w:r>
            <w:r w:rsidRPr="00EC3B6F">
              <w:rPr>
                <w:rFonts w:ascii="標楷體" w:eastAsia="標楷體" w:hAnsi="標楷體" w:cs="Courier New"/>
                <w:color w:val="000000" w:themeColor="text1"/>
                <w:kern w:val="0"/>
                <w:szCs w:val="24"/>
              </w:rPr>
              <w:t xml:space="preserve"> "2024-02-17T20:08:43.335"</w:t>
            </w:r>
          </w:p>
        </w:tc>
      </w:tr>
    </w:tbl>
    <w:p w:rsidR="001731B9" w:rsidRPr="00EC3B6F" w:rsidRDefault="001731B9" w:rsidP="001731B9">
      <w:pPr>
        <w:rPr>
          <w:rFonts w:ascii="標楷體" w:eastAsia="標楷體" w:hAnsi="標楷體"/>
          <w:b/>
          <w:color w:val="000000" w:themeColor="text1"/>
          <w:szCs w:val="24"/>
        </w:rPr>
      </w:pPr>
    </w:p>
    <w:p w:rsidR="001731B9" w:rsidRPr="00EC3B6F" w:rsidRDefault="001731B9" w:rsidP="001731B9">
      <w:pPr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輸入範例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</w:p>
    <w:p w:rsidR="001731B9" w:rsidRPr="00EC3B6F" w:rsidRDefault="001731B9" w:rsidP="001731B9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{</w:t>
      </w:r>
    </w:p>
    <w:p w:rsidR="001731B9" w:rsidRPr="00EC3B6F" w:rsidRDefault="001731B9" w:rsidP="001731B9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>"</w:t>
      </w:r>
      <w:r w:rsidR="00F638C1" w:rsidRPr="00EC3B6F">
        <w:rPr>
          <w:rFonts w:ascii="標楷體" w:eastAsia="標楷體" w:hAnsi="標楷體"/>
          <w:color w:val="000000" w:themeColor="text1"/>
          <w:szCs w:val="24"/>
        </w:rPr>
        <w:t>dock_no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 ": "</w:t>
      </w:r>
      <w:r w:rsidR="00ED02E1" w:rsidRPr="00EC3B6F">
        <w:rPr>
          <w:rFonts w:ascii="標楷體" w:eastAsia="標楷體" w:hAnsi="標楷體"/>
          <w:color w:val="000000" w:themeColor="text1"/>
          <w:kern w:val="0"/>
          <w:szCs w:val="24"/>
        </w:rPr>
        <w:t>001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",</w:t>
      </w:r>
    </w:p>
    <w:p w:rsidR="001731B9" w:rsidRPr="00EC3B6F" w:rsidRDefault="001731B9" w:rsidP="001731B9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>"license_plate": "BCD9062",</w:t>
      </w:r>
    </w:p>
    <w:p w:rsidR="001731B9" w:rsidRPr="00EC3B6F" w:rsidRDefault="001731B9" w:rsidP="001731B9">
      <w:pPr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/>
          <w:color w:val="000000" w:themeColor="text1"/>
          <w:szCs w:val="24"/>
        </w:rPr>
        <w:tab/>
        <w:t>"</w:t>
      </w:r>
      <w:r w:rsidR="003002A4" w:rsidRPr="00EC3B6F">
        <w:rPr>
          <w:rFonts w:ascii="標楷體" w:eastAsia="標楷體" w:hAnsi="標楷體" w:cs="Consolas"/>
          <w:color w:val="000000" w:themeColor="text1"/>
          <w:szCs w:val="24"/>
        </w:rPr>
        <w:t>notice_time</w:t>
      </w:r>
      <w:r w:rsidRPr="00EC3B6F">
        <w:rPr>
          <w:rFonts w:ascii="標楷體" w:eastAsia="標楷體" w:hAnsi="標楷體"/>
          <w:color w:val="000000" w:themeColor="text1"/>
          <w:szCs w:val="24"/>
        </w:rPr>
        <w:t>":"2024-03-05T20:08:43.335"</w:t>
      </w:r>
    </w:p>
    <w:p w:rsidR="001731B9" w:rsidRPr="00EC3B6F" w:rsidRDefault="001731B9" w:rsidP="001731B9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}</w:t>
      </w:r>
    </w:p>
    <w:p w:rsidR="001731B9" w:rsidRPr="00EC3B6F" w:rsidRDefault="001731B9" w:rsidP="001731B9">
      <w:pPr>
        <w:rPr>
          <w:rFonts w:ascii="標楷體" w:eastAsia="標楷體" w:hAnsi="標楷體"/>
          <w:b/>
          <w:color w:val="000000" w:themeColor="text1"/>
          <w:szCs w:val="24"/>
        </w:rPr>
      </w:pPr>
    </w:p>
    <w:p w:rsidR="001731B9" w:rsidRPr="00EC3B6F" w:rsidRDefault="001731B9" w:rsidP="001731B9">
      <w:pPr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輸出資料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  <w:r w:rsidRPr="00EC3B6F">
        <w:rPr>
          <w:rFonts w:ascii="標楷體" w:eastAsia="標楷體" w:hAnsi="標楷體"/>
          <w:color w:val="000000" w:themeColor="text1"/>
          <w:szCs w:val="24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2227"/>
        <w:gridCol w:w="709"/>
        <w:gridCol w:w="2126"/>
        <w:gridCol w:w="4899"/>
      </w:tblGrid>
      <w:tr w:rsidR="00EC3B6F" w:rsidRPr="00EC3B6F" w:rsidTr="00F01DE7">
        <w:trPr>
          <w:trHeight w:val="636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1731B9" w:rsidRPr="00EC3B6F" w:rsidRDefault="001731B9" w:rsidP="00F01DE7">
            <w:pPr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b/>
                <w:color w:val="000000" w:themeColor="text1"/>
                <w:szCs w:val="24"/>
              </w:rPr>
              <w:tab/>
            </w:r>
          </w:p>
        </w:tc>
        <w:tc>
          <w:tcPr>
            <w:tcW w:w="2227" w:type="dxa"/>
            <w:shd w:val="clear" w:color="auto" w:fill="AEAAAA" w:themeFill="background2" w:themeFillShade="BF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欄位名稱</w:t>
            </w:r>
          </w:p>
        </w:tc>
        <w:tc>
          <w:tcPr>
            <w:tcW w:w="709" w:type="dxa"/>
            <w:shd w:val="clear" w:color="auto" w:fill="AEAAAA" w:themeFill="background2" w:themeFillShade="BF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格式</w:t>
            </w:r>
          </w:p>
        </w:tc>
        <w:tc>
          <w:tcPr>
            <w:tcW w:w="2126" w:type="dxa"/>
            <w:shd w:val="clear" w:color="auto" w:fill="AEAAAA" w:themeFill="background2" w:themeFillShade="BF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說明</w:t>
            </w:r>
          </w:p>
        </w:tc>
        <w:tc>
          <w:tcPr>
            <w:tcW w:w="4899" w:type="dxa"/>
            <w:shd w:val="clear" w:color="auto" w:fill="AEAAAA" w:themeFill="background2" w:themeFillShade="BF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備註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1731B9" w:rsidRPr="00EC3B6F" w:rsidRDefault="001731B9" w:rsidP="0037515D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</w:p>
        </w:tc>
        <w:tc>
          <w:tcPr>
            <w:tcW w:w="2227" w:type="dxa"/>
          </w:tcPr>
          <w:p w:rsidR="001731B9" w:rsidRPr="00EC3B6F" w:rsidRDefault="001731B9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ret_code</w:t>
            </w:r>
          </w:p>
        </w:tc>
        <w:tc>
          <w:tcPr>
            <w:tcW w:w="709" w:type="dxa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 w:cs="Arial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2126" w:type="dxa"/>
          </w:tcPr>
          <w:p w:rsidR="001731B9" w:rsidRPr="00EC3B6F" w:rsidRDefault="001731B9" w:rsidP="00F01DE7">
            <w:pPr>
              <w:pStyle w:val="Default"/>
              <w:jc w:val="center"/>
              <w:rPr>
                <w:rFonts w:hAnsi="標楷體"/>
                <w:color w:val="000000" w:themeColor="text1"/>
              </w:rPr>
            </w:pPr>
            <w:r w:rsidRPr="00EC3B6F">
              <w:rPr>
                <w:rFonts w:hAnsi="標楷體" w:cs="Consolas" w:hint="eastAsia"/>
                <w:color w:val="000000" w:themeColor="text1"/>
              </w:rPr>
              <w:t>處理</w:t>
            </w:r>
            <w:r w:rsidRPr="00EC3B6F">
              <w:rPr>
                <w:rFonts w:hAnsi="標楷體" w:cs="Consolas"/>
                <w:color w:val="000000" w:themeColor="text1"/>
              </w:rPr>
              <w:t>訊息</w:t>
            </w:r>
            <w:r w:rsidRPr="00EC3B6F">
              <w:rPr>
                <w:rFonts w:hAnsi="標楷體" w:cs="Consolas" w:hint="eastAsia"/>
                <w:color w:val="000000" w:themeColor="text1"/>
              </w:rPr>
              <w:t>代碼</w:t>
            </w:r>
          </w:p>
        </w:tc>
        <w:tc>
          <w:tcPr>
            <w:tcW w:w="4899" w:type="dxa"/>
          </w:tcPr>
          <w:p w:rsidR="001731B9" w:rsidRPr="00EC3B6F" w:rsidRDefault="001731B9" w:rsidP="00F01DE7">
            <w:pPr>
              <w:ind w:rightChars="18" w:right="43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000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代表</w:t>
            </w: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執行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成功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1731B9" w:rsidRPr="00EC3B6F" w:rsidRDefault="001731B9" w:rsidP="0037515D">
            <w:pPr>
              <w:pStyle w:val="af3"/>
              <w:numPr>
                <w:ilvl w:val="0"/>
                <w:numId w:val="28"/>
              </w:num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</w:p>
        </w:tc>
        <w:tc>
          <w:tcPr>
            <w:tcW w:w="2227" w:type="dxa"/>
          </w:tcPr>
          <w:p w:rsidR="001731B9" w:rsidRPr="00EC3B6F" w:rsidRDefault="001731B9" w:rsidP="00F01DE7">
            <w:pPr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ret_msg</w:t>
            </w:r>
          </w:p>
        </w:tc>
        <w:tc>
          <w:tcPr>
            <w:tcW w:w="709" w:type="dxa"/>
          </w:tcPr>
          <w:p w:rsidR="001731B9" w:rsidRPr="00EC3B6F" w:rsidRDefault="001731B9" w:rsidP="00F01DE7">
            <w:pPr>
              <w:jc w:val="center"/>
              <w:rPr>
                <w:rFonts w:ascii="標楷體" w:eastAsia="標楷體" w:hAnsi="標楷體" w:cs="Arial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2126" w:type="dxa"/>
          </w:tcPr>
          <w:p w:rsidR="001731B9" w:rsidRPr="00EC3B6F" w:rsidRDefault="001731B9" w:rsidP="00F01DE7">
            <w:pPr>
              <w:pStyle w:val="Default"/>
              <w:jc w:val="center"/>
              <w:rPr>
                <w:rFonts w:hAnsi="標楷體" w:cs="Consolas"/>
                <w:color w:val="000000" w:themeColor="text1"/>
              </w:rPr>
            </w:pPr>
            <w:r w:rsidRPr="00EC3B6F">
              <w:rPr>
                <w:rFonts w:hAnsi="標楷體" w:cs="Consolas" w:hint="eastAsia"/>
                <w:color w:val="000000" w:themeColor="text1"/>
              </w:rPr>
              <w:t>處理訊息</w:t>
            </w:r>
          </w:p>
        </w:tc>
        <w:tc>
          <w:tcPr>
            <w:tcW w:w="4899" w:type="dxa"/>
          </w:tcPr>
          <w:p w:rsidR="001731B9" w:rsidRPr="00EC3B6F" w:rsidRDefault="001731B9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ret_code !=000</w:t>
            </w:r>
            <w:r w:rsidRPr="00EC3B6F"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  <w:t>，此欄位才有值</w:t>
            </w:r>
          </w:p>
        </w:tc>
      </w:tr>
    </w:tbl>
    <w:p w:rsidR="001731B9" w:rsidRPr="00EC3B6F" w:rsidRDefault="001731B9" w:rsidP="001731B9">
      <w:pPr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執行成功範例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</w:p>
    <w:p w:rsidR="001731B9" w:rsidRPr="00EC3B6F" w:rsidRDefault="001731B9" w:rsidP="001731B9">
      <w:pPr>
        <w:ind w:firstLine="48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lastRenderedPageBreak/>
        <w:t>{</w:t>
      </w:r>
    </w:p>
    <w:p w:rsidR="001731B9" w:rsidRPr="00EC3B6F" w:rsidRDefault="001731B9" w:rsidP="001731B9">
      <w:pPr>
        <w:ind w:leftChars="100" w:left="24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: "000",</w:t>
      </w:r>
    </w:p>
    <w:p w:rsidR="001731B9" w:rsidRPr="00EC3B6F" w:rsidRDefault="001731B9" w:rsidP="001731B9">
      <w:pPr>
        <w:ind w:leftChars="100" w:left="24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    "ret_msg ": ""</w:t>
      </w:r>
    </w:p>
    <w:p w:rsidR="001731B9" w:rsidRPr="00EC3B6F" w:rsidRDefault="001731B9" w:rsidP="001731B9">
      <w:pPr>
        <w:ind w:firstLine="48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}</w:t>
      </w:r>
    </w:p>
    <w:p w:rsidR="001731B9" w:rsidRPr="00EC3B6F" w:rsidRDefault="001731B9" w:rsidP="001731B9">
      <w:pPr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執行失敗範例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: "W016",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"ret_msg ": "出格失敗，出格</w:t>
      </w:r>
      <w:proofErr w:type="gramStart"/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車號非正確</w:t>
      </w:r>
      <w:proofErr w:type="gramEnd"/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預約車號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</w:t>
      </w:r>
    </w:p>
    <w:p w:rsidR="001731B9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: "W017",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"ret_msg ": "出格失敗，非正確碼頭"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: "W018",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"ret_msg ": "出格失敗，因開</w:t>
      </w:r>
      <w:proofErr w:type="gramStart"/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出車格早於</w:t>
      </w:r>
      <w:proofErr w:type="gramEnd"/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預約開始時間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: "W019",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"ret_msg ": "出格失敗，因開</w:t>
      </w:r>
      <w:proofErr w:type="gramStart"/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出車格晚於</w:t>
      </w:r>
      <w:proofErr w:type="gramEnd"/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預約結束時間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: "W020",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"ret_msg ": "出格失敗，因目前碼頭非使用中"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lastRenderedPageBreak/>
        <w:t xml:space="preserve">    </w:t>
      </w:r>
      <w:r w:rsidR="00CF6AE5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: "W021",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"ret_msg ": "出格失敗，因前一輛預約車子未離場"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6516FB" w:rsidRPr="00EC3B6F" w:rsidRDefault="006516FB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"ret_code": "E99</w:t>
      </w: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8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", </w:t>
      </w: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 xml:space="preserve">    "ret_msg ": "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資料庫錯誤，請聯絡相關負責人員</w:t>
      </w: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"</w:t>
      </w: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6516FB" w:rsidRPr="00EC3B6F" w:rsidRDefault="006516FB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BD70AF" w:rsidRPr="00EC3B6F" w:rsidRDefault="00BD70AF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: "E999",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"ret_msg ": "系統錯誤，請聯絡相關負責人員"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ED02E1" w:rsidRPr="00EC3B6F" w:rsidRDefault="00ED02E1" w:rsidP="00ED02E1">
      <w:pPr>
        <w:widowControl/>
        <w:rPr>
          <w:rStyle w:val="10"/>
          <w:rFonts w:ascii="標楷體" w:eastAsia="標楷體" w:hAnsi="標楷體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color w:val="000000" w:themeColor="text1"/>
          <w:sz w:val="24"/>
          <w:szCs w:val="24"/>
        </w:rPr>
        <w:t>API 業務流程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>:</w:t>
      </w:r>
    </w:p>
    <w:p w:rsidR="00ED02E1" w:rsidRPr="00EC3B6F" w:rsidRDefault="00ED02E1" w:rsidP="0037515D">
      <w:pPr>
        <w:pStyle w:val="af5"/>
        <w:widowControl/>
        <w:numPr>
          <w:ilvl w:val="0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記錄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request參數(寫入一個文字記錄檔，檔名為yyyyMMdd.txt，每日產生一個)。</w:t>
      </w:r>
    </w:p>
    <w:p w:rsidR="00ED02E1" w:rsidRPr="00EC3B6F" w:rsidRDefault="00ED02E1" w:rsidP="0037515D">
      <w:pPr>
        <w:pStyle w:val="af5"/>
        <w:widowControl/>
        <w:numPr>
          <w:ilvl w:val="0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新增一筆車牌辨識記錄檔(BK_RecognizeLog)</w:t>
      </w:r>
    </w:p>
    <w:p w:rsidR="00ED02E1" w:rsidRPr="00EC3B6F" w:rsidRDefault="00ED02E1" w:rsidP="00ED02E1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insert BK_RecognizeLog(api_type,dock_no ,license_plate,record_time) values('4','{傳入-出格格號}','{傳入-出格車號}','{傳入-出格時間，格式YYYY-MM-DD HH:MM:SS}')</w:t>
      </w:r>
    </w:p>
    <w:p w:rsidR="00ED02E1" w:rsidRPr="00EC3B6F" w:rsidRDefault="00ED02E1" w:rsidP="0037515D">
      <w:pPr>
        <w:pStyle w:val="af5"/>
        <w:widowControl/>
        <w:numPr>
          <w:ilvl w:val="0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檢核 request參數，檢核失敗直接回傳訊息，將response內容並寫入記錄檔。</w:t>
      </w:r>
    </w:p>
    <w:p w:rsidR="00ED02E1" w:rsidRPr="00EC3B6F" w:rsidRDefault="00ED02E1" w:rsidP="00ED02E1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檢核項目如下:</w:t>
      </w:r>
    </w:p>
    <w:p w:rsidR="00ED02E1" w:rsidRPr="00EC3B6F" w:rsidRDefault="00ED02E1" w:rsidP="0037515D">
      <w:pPr>
        <w:pStyle w:val="af5"/>
        <w:widowControl/>
        <w:numPr>
          <w:ilvl w:val="1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Request Header 不存在一個</w:t>
      </w:r>
      <w:r w:rsidR="009F529A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Camera-Token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項目，回傳錯誤代碼W001及訊息(API Token 驗證失敗)。</w:t>
      </w:r>
    </w:p>
    <w:p w:rsidR="00ED02E1" w:rsidRPr="00EC3B6F" w:rsidRDefault="00ED02E1" w:rsidP="0037515D">
      <w:pPr>
        <w:pStyle w:val="af5"/>
        <w:widowControl/>
        <w:numPr>
          <w:ilvl w:val="1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Request Header 的</w:t>
      </w:r>
      <w:r w:rsidR="009F529A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Camera-Token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的內容，帶入下面語法，rowCnt==0 回傳錯誤代碼W001及訊息(API Token 驗證失敗)。</w:t>
      </w:r>
    </w:p>
    <w:p w:rsidR="00ED02E1" w:rsidRPr="00EC3B6F" w:rsidRDefault="00ED02E1" w:rsidP="00ED02E1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select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count(1) rowCnt from BK_Parameter </w:t>
      </w:r>
    </w:p>
    <w:p w:rsidR="00ED02E1" w:rsidRPr="00EC3B6F" w:rsidRDefault="00ED02E1" w:rsidP="00ED02E1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where para_type ='</w:t>
      </w:r>
      <w:r w:rsidR="00652FDF" w:rsidRPr="00652FD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Camera_Token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' and para_status='1' and para_value='API的token'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 </w:t>
      </w:r>
    </w:p>
    <w:p w:rsidR="00ED02E1" w:rsidRPr="00EC3B6F" w:rsidRDefault="00ED02E1" w:rsidP="0037515D">
      <w:pPr>
        <w:pStyle w:val="af5"/>
        <w:widowControl/>
        <w:numPr>
          <w:ilvl w:val="1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必填欄位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未填，回傳錯誤代碼W002及訊息(ex: id 欄位不可空白)。</w:t>
      </w:r>
    </w:p>
    <w:p w:rsidR="009929CC" w:rsidRPr="00EC3B6F" w:rsidRDefault="009929CC" w:rsidP="009929CC">
      <w:pPr>
        <w:pStyle w:val="af5"/>
        <w:widowControl/>
        <w:numPr>
          <w:ilvl w:val="1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lastRenderedPageBreak/>
        <w:t>檢核[傳入-出格時間]如果系統主機時間差異超過5分鐘以上，新增一筆記錄到BK_ApiWarningLog</w:t>
      </w:r>
    </w:p>
    <w:p w:rsidR="009929CC" w:rsidRPr="00EC3B6F" w:rsidRDefault="009929CC" w:rsidP="009929CC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INSERT INTO [dbo]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.[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BK_ApiWarningLog] ([api_type] ,[warning_code] ,[warning_message]) VALUES (4, 'TimestampOutOfRange', '傳入入格時間:{傳入-</w:t>
      </w:r>
      <w:r w:rsidRPr="00EC3B6F">
        <w:rPr>
          <w:rFonts w:ascii="標楷體" w:eastAsia="標楷體" w:hAnsi="標楷體" w:cs="Consolas" w:hint="eastAsia"/>
          <w:color w:val="000000" w:themeColor="text1"/>
          <w:szCs w:val="24"/>
        </w:rPr>
        <w:t>出格</w:t>
      </w:r>
      <w:r w:rsidRPr="00EC3B6F">
        <w:rPr>
          <w:rFonts w:ascii="標楷體" w:eastAsia="標楷體" w:hAnsi="標楷體" w:cs="Consolas"/>
          <w:color w:val="000000" w:themeColor="text1"/>
          <w:szCs w:val="24"/>
        </w:rPr>
        <w:t>時間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} 與伺服器當下時間: {當下時間} 差異超過5分種以上')，然後把目前傳入時間改成伺服器當下時間，並且標註如果有回傳任何的值，都會增加 {回傳訊息}+"傳送時間與伺服器時間差異過大，因此以伺服器當下時間為主"。</w:t>
      </w:r>
    </w:p>
    <w:p w:rsidR="009929CC" w:rsidRPr="00EC3B6F" w:rsidRDefault="009929CC" w:rsidP="00EC3B6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ED02E1" w:rsidRPr="00EC3B6F" w:rsidRDefault="00ED02E1" w:rsidP="0037515D">
      <w:pPr>
        <w:pStyle w:val="af5"/>
        <w:widowControl/>
        <w:numPr>
          <w:ilvl w:val="0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檢查車輛是否可以出格</w:t>
      </w:r>
    </w:p>
    <w:p w:rsidR="00ED02E1" w:rsidRPr="00EC3B6F" w:rsidRDefault="00ED02E1" w:rsidP="0037515D">
      <w:pPr>
        <w:pStyle w:val="af5"/>
        <w:widowControl/>
        <w:numPr>
          <w:ilvl w:val="1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撈取可出場預約單BY碼頭</w:t>
      </w:r>
    </w:p>
    <w:p w:rsidR="007D0E41" w:rsidRPr="00EC3B6F" w:rsidRDefault="007D0E41" w:rsidP="00EC3B6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(不限制目前預約單狀態，僅依車號/碼頭/時間等條件判斷)</w:t>
      </w:r>
    </w:p>
    <w:p w:rsidR="00ED02E1" w:rsidRPr="00EC3B6F" w:rsidRDefault="00ED02E1" w:rsidP="00ED02E1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select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book_no,book_status,book_time_begin,book_time_end,dock_no,carno </w:t>
      </w:r>
    </w:p>
    <w:p w:rsidR="00ED02E1" w:rsidRPr="00EC3B6F" w:rsidRDefault="00ED02E1" w:rsidP="00ED02E1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from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BK_booking </w:t>
      </w:r>
    </w:p>
    <w:p w:rsidR="00ED02E1" w:rsidRPr="00EC3B6F" w:rsidRDefault="00ED02E1" w:rsidP="00ED02E1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where dock_no ='{傳入-出格碼頭}'</w:t>
      </w:r>
    </w:p>
    <w:p w:rsidR="00ED02E1" w:rsidRPr="00EC3B6F" w:rsidRDefault="00ED02E1" w:rsidP="00ED02E1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ED02E1" w:rsidRPr="00EC3B6F" w:rsidRDefault="00ED02E1" w:rsidP="0037515D">
      <w:pPr>
        <w:pStyle w:val="af5"/>
        <w:widowControl/>
        <w:numPr>
          <w:ilvl w:val="1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撈取碼頭狀態BY 碼頭</w:t>
      </w:r>
    </w:p>
    <w:p w:rsidR="00ED02E1" w:rsidRPr="00EC3B6F" w:rsidRDefault="00ED02E1" w:rsidP="00ED02E1">
      <w:pPr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ab/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ab/>
      </w: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select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dock_no,carno</w:t>
      </w:r>
      <w:r w:rsidR="00B61785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,fill_status</w:t>
      </w:r>
    </w:p>
    <w:p w:rsidR="00ED02E1" w:rsidRPr="00EC3B6F" w:rsidRDefault="00ED02E1" w:rsidP="00ED02E1">
      <w:pPr>
        <w:widowControl/>
        <w:ind w:left="480"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from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BK_DockFillStatus</w:t>
      </w:r>
    </w:p>
    <w:p w:rsidR="00ED02E1" w:rsidRPr="00EC3B6F" w:rsidRDefault="00ED02E1" w:rsidP="00ED02E1">
      <w:pPr>
        <w:widowControl/>
        <w:ind w:left="480"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where dock_no = '{傳入-出格碼頭}'</w:t>
      </w:r>
    </w:p>
    <w:p w:rsidR="00ED02E1" w:rsidRPr="00EC3B6F" w:rsidRDefault="00ED02E1" w:rsidP="00ED02E1">
      <w:pPr>
        <w:widowControl/>
        <w:ind w:left="480"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and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</w:t>
      </w:r>
      <w:r w:rsidR="00B61785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fill_status in ('occupied','overdue');</w:t>
      </w:r>
    </w:p>
    <w:p w:rsidR="00ED02E1" w:rsidRPr="00EC3B6F" w:rsidRDefault="00816C22" w:rsidP="0037515D">
      <w:pPr>
        <w:pStyle w:val="af5"/>
        <w:widowControl/>
        <w:numPr>
          <w:ilvl w:val="1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判斷是否可以出</w:t>
      </w:r>
      <w:r w:rsidR="00ED02E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格</w:t>
      </w:r>
    </w:p>
    <w:p w:rsidR="00ED02E1" w:rsidRPr="00EC3B6F" w:rsidRDefault="00ED02E1" w:rsidP="0037515D">
      <w:pPr>
        <w:pStyle w:val="af5"/>
        <w:widowControl/>
        <w:numPr>
          <w:ilvl w:val="2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判斷是否正確預約車號，如果不是，回傳錯誤代碼W016(出格失敗，出格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車號非正確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預約車號)</w:t>
      </w:r>
    </w:p>
    <w:p w:rsidR="00ED02E1" w:rsidRPr="00EC3B6F" w:rsidRDefault="00ED02E1" w:rsidP="0037515D">
      <w:pPr>
        <w:pStyle w:val="af5"/>
        <w:widowControl/>
        <w:numPr>
          <w:ilvl w:val="2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判斷是否正確預約碼頭，如果不是，回傳錯誤代碼W017(出格失敗，非正確碼頭)</w:t>
      </w:r>
    </w:p>
    <w:p w:rsidR="00ED02E1" w:rsidRPr="00EC3B6F" w:rsidRDefault="00ED02E1" w:rsidP="0037515D">
      <w:pPr>
        <w:pStyle w:val="af5"/>
        <w:widowControl/>
        <w:numPr>
          <w:ilvl w:val="2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判斷是否晚於預約開始時間，如果早於，回傳錯誤代碼W018(出格失敗，因開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出車格早於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預約開始時間)</w:t>
      </w:r>
    </w:p>
    <w:p w:rsidR="00ED02E1" w:rsidRPr="00EC3B6F" w:rsidRDefault="00ED02E1" w:rsidP="0037515D">
      <w:pPr>
        <w:pStyle w:val="af5"/>
        <w:widowControl/>
        <w:numPr>
          <w:ilvl w:val="2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判斷是否早於預約結束時間，如果晚於，回傳錯誤代碼W019(出格失敗，因開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出車格晚於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預約結束時間)</w:t>
      </w:r>
    </w:p>
    <w:p w:rsidR="00ED02E1" w:rsidRPr="00EC3B6F" w:rsidRDefault="00ED02E1" w:rsidP="0037515D">
      <w:pPr>
        <w:pStyle w:val="af5"/>
        <w:widowControl/>
        <w:numPr>
          <w:ilvl w:val="2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判斷是否碼頭目前有車號使用，如果沒有使用，回傳錯誤代碼W020(出格失敗，因目前碼頭非使用中)</w:t>
      </w:r>
    </w:p>
    <w:p w:rsidR="00BA49A9" w:rsidRPr="00EC3B6F" w:rsidDel="00D03A9B" w:rsidRDefault="00BA49A9" w:rsidP="0037515D">
      <w:pPr>
        <w:pStyle w:val="af5"/>
        <w:widowControl/>
        <w:numPr>
          <w:ilvl w:val="2"/>
          <w:numId w:val="29"/>
        </w:numPr>
        <w:ind w:leftChars="0"/>
        <w:rPr>
          <w:del w:id="102" w:author="韓聖偉" w:date="2026-05-06T12:06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del w:id="103" w:author="韓聖偉" w:date="2026-05-06T12:06:00Z">
        <w:r w:rsidRPr="00EC3B6F" w:rsidDel="00D03A9B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判斷是否前一輛車子已經離場，如果沒有離場，回傳錯誤代碼W021(出格失敗，因前一輛預約車子未離開)</w:delText>
        </w:r>
      </w:del>
    </w:p>
    <w:p w:rsidR="00ED02E1" w:rsidRPr="00EC3B6F" w:rsidRDefault="00ED02E1" w:rsidP="00ED02E1">
      <w:pPr>
        <w:pStyle w:val="af5"/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ab/>
        <w:t>if(</w:t>
      </w:r>
      <w:r w:rsidR="00816C22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判斷是否可以出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格)</w:t>
      </w:r>
    </w:p>
    <w:p w:rsidR="00ED02E1" w:rsidRPr="00EC3B6F" w:rsidRDefault="00ED02E1" w:rsidP="0037515D">
      <w:pPr>
        <w:pStyle w:val="af5"/>
        <w:widowControl/>
        <w:numPr>
          <w:ilvl w:val="0"/>
          <w:numId w:val="30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更新預約單為</w:t>
      </w:r>
      <w:r w:rsidR="00905844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出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格</w:t>
      </w:r>
    </w:p>
    <w:p w:rsidR="007D0E41" w:rsidRPr="00EC3B6F" w:rsidRDefault="007D0E41" w:rsidP="00EC3B6F">
      <w:pPr>
        <w:pStyle w:val="af5"/>
        <w:widowControl/>
        <w:ind w:leftChars="0" w:left="180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(不限制目前預約單狀態，符合條件即直接更新為finish)</w:t>
      </w:r>
    </w:p>
    <w:p w:rsidR="006213C2" w:rsidRPr="00EC3B6F" w:rsidRDefault="00ED02E1" w:rsidP="00ED02E1">
      <w:pPr>
        <w:pStyle w:val="af5"/>
        <w:widowControl/>
        <w:ind w:leftChars="800" w:left="192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update BK_booking set book_status='</w:t>
      </w:r>
      <w:r w:rsidR="006213C2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finish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',</w:t>
      </w:r>
      <w:r w:rsidRPr="00EC3B6F">
        <w:rPr>
          <w:color w:val="000000" w:themeColor="text1"/>
        </w:rPr>
        <w:t xml:space="preserve"> </w:t>
      </w:r>
      <w:r w:rsidR="006213C2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dock_out_time 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='{傳入-</w:t>
      </w:r>
      <w:r w:rsidR="00905844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出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格時間}'</w:t>
      </w:r>
      <w:r w:rsidR="00816C22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,modify_date='{現在時間}'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</w:p>
    <w:p w:rsidR="006213C2" w:rsidRPr="00EC3B6F" w:rsidRDefault="00ED02E1" w:rsidP="00ED02E1">
      <w:pPr>
        <w:pStyle w:val="af5"/>
        <w:widowControl/>
        <w:ind w:leftChars="800" w:left="192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lastRenderedPageBreak/>
        <w:t>where carno ='{傳入</w:t>
      </w:r>
      <w:r w:rsidR="00905844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出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格車號}' </w:t>
      </w:r>
    </w:p>
    <w:p w:rsidR="00B61785" w:rsidRPr="00EC3B6F" w:rsidRDefault="00ED02E1">
      <w:pPr>
        <w:pStyle w:val="af5"/>
        <w:widowControl/>
        <w:ind w:leftChars="800" w:left="192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and dock_no='{傳入-</w:t>
      </w:r>
      <w:r w:rsidR="00905844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出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格格號}' </w:t>
      </w:r>
    </w:p>
    <w:p w:rsidR="00ED02E1" w:rsidRPr="00EC3B6F" w:rsidRDefault="00ED02E1" w:rsidP="00ED02E1">
      <w:pPr>
        <w:pStyle w:val="af5"/>
        <w:widowControl/>
        <w:ind w:leftChars="800" w:left="192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B61785" w:rsidRPr="00EC3B6F" w:rsidRDefault="00B61785" w:rsidP="00B61785">
      <w:pPr>
        <w:pStyle w:val="af5"/>
        <w:widowControl/>
        <w:numPr>
          <w:ilvl w:val="0"/>
          <w:numId w:val="30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設定碼頭停車狀態為空位</w:t>
      </w:r>
    </w:p>
    <w:p w:rsidR="00B61785" w:rsidRPr="00EC3B6F" w:rsidRDefault="00B61785" w:rsidP="00EC3B6F">
      <w:pPr>
        <w:pStyle w:val="af5"/>
        <w:widowControl/>
        <w:ind w:leftChars="550" w:left="1320"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update BK_DockFillStatus set carno='',fill_status='empty',update_date='{現在時間}'</w:t>
      </w:r>
    </w:p>
    <w:p w:rsidR="00B61785" w:rsidRPr="00EC3B6F" w:rsidRDefault="00B61785" w:rsidP="00EC3B6F">
      <w:pPr>
        <w:pStyle w:val="af5"/>
        <w:widowControl/>
        <w:ind w:leftChars="0" w:left="180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where dock_no='{傳入-出格格號}' and carno='{傳入出格車號}'</w:t>
      </w:r>
    </w:p>
    <w:p w:rsidR="00600D31" w:rsidRPr="00EC3B6F" w:rsidRDefault="00600D31" w:rsidP="00EC3B6F">
      <w:pPr>
        <w:pStyle w:val="af5"/>
        <w:widowControl/>
        <w:ind w:leftChars="0" w:left="180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ED02E1" w:rsidRPr="00EC3B6F" w:rsidRDefault="00ED02E1" w:rsidP="00B61785">
      <w:pPr>
        <w:pStyle w:val="af5"/>
        <w:widowControl/>
        <w:numPr>
          <w:ilvl w:val="0"/>
          <w:numId w:val="30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設定碼頭停車狀態 與 更新預約單為</w:t>
      </w:r>
      <w:r w:rsidR="00067499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出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格</w:t>
      </w:r>
      <w:r w:rsidR="0022103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  <w:r w:rsidR="00221037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必須都要同時</w:t>
      </w:r>
      <w:r w:rsidR="0022103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更新成功才算成功，如果其中一個失敗就需要全部回復</w:t>
      </w:r>
    </w:p>
    <w:p w:rsidR="00ED02E1" w:rsidRPr="00EC3B6F" w:rsidRDefault="00ED02E1" w:rsidP="0037515D">
      <w:pPr>
        <w:pStyle w:val="af5"/>
        <w:widowControl/>
        <w:numPr>
          <w:ilvl w:val="0"/>
          <w:numId w:val="30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立即發送燈箱訊息操作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ab/>
      </w:r>
    </w:p>
    <w:p w:rsidR="00ED02E1" w:rsidRPr="00EC3B6F" w:rsidRDefault="00ED02E1" w:rsidP="0037515D">
      <w:pPr>
        <w:pStyle w:val="af5"/>
        <w:widowControl/>
        <w:numPr>
          <w:ilvl w:val="1"/>
          <w:numId w:val="30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新增傳送字幕機紀錄</w:t>
      </w:r>
    </w:p>
    <w:p w:rsidR="00ED02E1" w:rsidRPr="00EC3B6F" w:rsidRDefault="00ED02E1" w:rsidP="00ED02E1">
      <w:pPr>
        <w:pStyle w:val="af5"/>
        <w:widowControl/>
        <w:ind w:leftChars="800" w:left="192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insert BK_PassSubtitleMachineLog (send_time,machine_no,send_msg) </w:t>
      </w:r>
      <w:r w:rsidR="003D3424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values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('{傳送字幕機當下時間}','{字幕機編號}','</w:t>
      </w:r>
      <w:r w:rsidR="0049427C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空位中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')</w:t>
      </w:r>
    </w:p>
    <w:p w:rsidR="00ED02E1" w:rsidRPr="00EC3B6F" w:rsidRDefault="00ED02E1" w:rsidP="00ED02E1">
      <w:pPr>
        <w:pStyle w:val="af5"/>
        <w:widowControl/>
        <w:ind w:leftChars="400" w:left="960"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ED02E1" w:rsidRPr="00EC3B6F" w:rsidRDefault="00ED02E1" w:rsidP="0037515D">
      <w:pPr>
        <w:pStyle w:val="af5"/>
        <w:widowControl/>
        <w:numPr>
          <w:ilvl w:val="1"/>
          <w:numId w:val="30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發送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</w:t>
      </w:r>
      <w:r w:rsidR="0049427C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空位中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</w:t>
      </w:r>
    </w:p>
    <w:p w:rsidR="00ED02E1" w:rsidRPr="00EC3B6F" w:rsidRDefault="00ED02E1" w:rsidP="00ED02E1">
      <w:pPr>
        <w:pStyle w:val="af5"/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ED02E1" w:rsidRPr="00EC3B6F" w:rsidRDefault="00ED02E1" w:rsidP="00ED02E1">
      <w:pPr>
        <w:pStyle w:val="af5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ab/>
      </w: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else</w:t>
      </w:r>
      <w:proofErr w:type="gramEnd"/>
    </w:p>
    <w:p w:rsidR="00ED02E1" w:rsidRPr="00EC3B6F" w:rsidRDefault="00ED02E1" w:rsidP="0037515D">
      <w:pPr>
        <w:pStyle w:val="af5"/>
        <w:widowControl/>
        <w:numPr>
          <w:ilvl w:val="0"/>
          <w:numId w:val="30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傳錯誤代碼依據上面未達成條件回復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ab/>
      </w:r>
    </w:p>
    <w:p w:rsidR="00ED02E1" w:rsidRPr="00EC3B6F" w:rsidRDefault="00ED02E1" w:rsidP="0037515D">
      <w:pPr>
        <w:pStyle w:val="af5"/>
        <w:widowControl/>
        <w:numPr>
          <w:ilvl w:val="0"/>
          <w:numId w:val="30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立即發送燈箱訊息操作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ab/>
      </w:r>
    </w:p>
    <w:p w:rsidR="00ED02E1" w:rsidRPr="00EC3B6F" w:rsidRDefault="00ED02E1" w:rsidP="0037515D">
      <w:pPr>
        <w:pStyle w:val="af5"/>
        <w:widowControl/>
        <w:numPr>
          <w:ilvl w:val="0"/>
          <w:numId w:val="31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新增傳送字幕機紀錄</w:t>
      </w:r>
    </w:p>
    <w:p w:rsidR="00ED02E1" w:rsidRPr="00EC3B6F" w:rsidRDefault="00ED02E1" w:rsidP="00ED02E1">
      <w:pPr>
        <w:pStyle w:val="af5"/>
        <w:widowControl/>
        <w:ind w:leftChars="1000" w:left="240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insert BK_PassSubtitleMachineLog (send_time,machine_no,send_msg) </w:t>
      </w:r>
      <w:r w:rsidR="003D3424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values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('{傳送字幕機當下時間}','{字幕機編號}','{依據上面未達成條件訊息回復}')</w:t>
      </w:r>
    </w:p>
    <w:p w:rsidR="00ED02E1" w:rsidRPr="00EC3B6F" w:rsidRDefault="00ED02E1" w:rsidP="0037515D">
      <w:pPr>
        <w:pStyle w:val="af5"/>
        <w:widowControl/>
        <w:numPr>
          <w:ilvl w:val="0"/>
          <w:numId w:val="31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立即發送燈箱訊息操作，發送訊息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"{依據上面未達成條件訊息回復}"</w:t>
      </w:r>
    </w:p>
    <w:p w:rsidR="00ED02E1" w:rsidRPr="00EC3B6F" w:rsidRDefault="00ED02E1" w:rsidP="0037515D">
      <w:pPr>
        <w:pStyle w:val="af5"/>
        <w:widowControl/>
        <w:numPr>
          <w:ilvl w:val="0"/>
          <w:numId w:val="29"/>
        </w:numPr>
        <w:ind w:leftChars="0"/>
        <w:rPr>
          <w:rFonts w:ascii="標楷體" w:eastAsia="標楷體" w:hAnsi="標楷體" w:cstheme="majorBidi"/>
          <w:bCs/>
          <w:color w:val="000000" w:themeColor="text1"/>
          <w:kern w:val="52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過程中如果有發生任何內部異常，回復如下</w:t>
      </w:r>
    </w:p>
    <w:p w:rsidR="00ED02E1" w:rsidRPr="00EC3B6F" w:rsidRDefault="00ED02E1" w:rsidP="0037515D">
      <w:pPr>
        <w:pStyle w:val="af5"/>
        <w:widowControl/>
        <w:numPr>
          <w:ilvl w:val="1"/>
          <w:numId w:val="29"/>
        </w:numPr>
        <w:ind w:leftChars="0"/>
        <w:rPr>
          <w:rFonts w:ascii="標楷體" w:eastAsia="標楷體" w:hAnsi="標楷體" w:cstheme="majorBidi"/>
          <w:bCs/>
          <w:color w:val="000000" w:themeColor="text1"/>
          <w:kern w:val="52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過程中如果有發生任何內部異常，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API回復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E999</w:t>
      </w:r>
    </w:p>
    <w:p w:rsidR="00ED02E1" w:rsidRPr="00EC3B6F" w:rsidRDefault="00ED02E1" w:rsidP="0037515D">
      <w:pPr>
        <w:pStyle w:val="af5"/>
        <w:widowControl/>
        <w:numPr>
          <w:ilvl w:val="1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立即發送燈箱訊息操作</w:t>
      </w:r>
    </w:p>
    <w:p w:rsidR="00ED02E1" w:rsidRPr="00EC3B6F" w:rsidRDefault="00ED02E1" w:rsidP="0037515D">
      <w:pPr>
        <w:pStyle w:val="af5"/>
        <w:widowControl/>
        <w:numPr>
          <w:ilvl w:val="2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新增傳送字幕機紀錄</w:t>
      </w:r>
    </w:p>
    <w:p w:rsidR="00ED02E1" w:rsidRPr="00EC3B6F" w:rsidRDefault="00ED02E1" w:rsidP="00ED02E1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lastRenderedPageBreak/>
        <w:tab/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ab/>
        <w:t xml:space="preserve">insert BK_PassSubtitleMachineLog (send_time,machine_no,send_msg) </w:t>
      </w:r>
      <w:r w:rsidR="003D3424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values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('{傳送字幕機當下時間}','{字幕機編號}','系統異常，請洽系統管理員')</w:t>
      </w:r>
    </w:p>
    <w:p w:rsidR="00ED02E1" w:rsidRPr="00EC3B6F" w:rsidRDefault="00ED02E1" w:rsidP="0037515D">
      <w:pPr>
        <w:pStyle w:val="af5"/>
        <w:widowControl/>
        <w:numPr>
          <w:ilvl w:val="2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立即發送燈箱訊息操作，發送訊息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系統異常，請洽系統管理員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</w:t>
      </w:r>
    </w:p>
    <w:p w:rsidR="00ED02E1" w:rsidRPr="00EC3B6F" w:rsidRDefault="00ED02E1" w:rsidP="0037515D">
      <w:pPr>
        <w:pStyle w:val="af5"/>
        <w:widowControl/>
        <w:numPr>
          <w:ilvl w:val="2"/>
          <w:numId w:val="29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需將詳細異常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紀錄紀錄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自文字檔中。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response狀態碼及訊息，傳送內容先寫入記錄檔(寫入一個文字檔，檔名為yyyyMMdd.txt，每日產生一個)。</w:t>
      </w:r>
    </w:p>
    <w:p w:rsidR="00ED02E1" w:rsidRPr="00EC3B6F" w:rsidRDefault="00ED02E1" w:rsidP="00ED02E1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F01DE7" w:rsidRPr="00EC3B6F" w:rsidRDefault="00F01DE7" w:rsidP="00F01DE7">
      <w:pPr>
        <w:pStyle w:val="2"/>
        <w:rPr>
          <w:rStyle w:val="10"/>
          <w:rFonts w:ascii="標楷體" w:eastAsia="標楷體" w:hAnsi="標楷體"/>
          <w:color w:val="000000" w:themeColor="text1"/>
          <w:sz w:val="32"/>
          <w:szCs w:val="32"/>
        </w:rPr>
      </w:pPr>
      <w:bookmarkStart w:id="104" w:name="_Toc220311179"/>
      <w:r w:rsidRPr="00EC3B6F">
        <w:rPr>
          <w:rStyle w:val="10"/>
          <w:rFonts w:ascii="標楷體" w:eastAsia="標楷體" w:hAnsi="標楷體"/>
          <w:b/>
          <w:color w:val="000000" w:themeColor="text1"/>
          <w:sz w:val="32"/>
          <w:szCs w:val="32"/>
        </w:rPr>
        <w:t>5</w:t>
      </w:r>
      <w:r w:rsidRPr="00EC3B6F">
        <w:rPr>
          <w:rFonts w:ascii="標楷體" w:eastAsia="標楷體" w:hAnsi="標楷體"/>
          <w:color w:val="000000" w:themeColor="text1"/>
          <w:sz w:val="32"/>
          <w:szCs w:val="32"/>
        </w:rPr>
        <w:t>、</w:t>
      </w:r>
      <w:r w:rsidRPr="00EC3B6F">
        <w:rPr>
          <w:rStyle w:val="10"/>
          <w:rFonts w:ascii="標楷體" w:eastAsia="標楷體" w:hAnsi="標楷體"/>
          <w:b/>
          <w:color w:val="000000" w:themeColor="text1"/>
          <w:sz w:val="32"/>
          <w:szCs w:val="32"/>
        </w:rPr>
        <w:t>出口車輛通知</w:t>
      </w:r>
      <w:bookmarkEnd w:id="104"/>
    </w:p>
    <w:p w:rsidR="00F01DE7" w:rsidRPr="00EC3B6F" w:rsidRDefault="00F01DE7" w:rsidP="00F01DE7">
      <w:pPr>
        <w:pStyle w:val="aa"/>
        <w:ind w:left="0"/>
        <w:rPr>
          <w:rFonts w:ascii="標楷體" w:hAnsi="標楷體" w:cs="Arial"/>
          <w:bCs/>
          <w:color w:val="000000" w:themeColor="text1"/>
          <w:szCs w:val="24"/>
        </w:rPr>
      </w:pPr>
      <w:r w:rsidRPr="00EC3B6F">
        <w:rPr>
          <w:rFonts w:ascii="標楷體" w:hAnsi="標楷體" w:hint="eastAsia"/>
          <w:b/>
          <w:color w:val="000000" w:themeColor="text1"/>
          <w:szCs w:val="24"/>
        </w:rPr>
        <w:t>功能說明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 w:rsidRPr="00EC3B6F">
        <w:rPr>
          <w:rFonts w:ascii="標楷體" w:hAnsi="標楷體" w:cs="Arial"/>
          <w:color w:val="000000" w:themeColor="text1"/>
          <w:szCs w:val="24"/>
        </w:rPr>
        <w:t>接受車輛出場訊息及出場照片</w:t>
      </w:r>
      <w:r w:rsidRPr="00EC3B6F">
        <w:rPr>
          <w:rFonts w:ascii="標楷體" w:hAnsi="標楷體" w:cs="Arial" w:hint="eastAsia"/>
          <w:color w:val="000000" w:themeColor="text1"/>
          <w:szCs w:val="24"/>
        </w:rPr>
        <w:t>。</w:t>
      </w:r>
    </w:p>
    <w:p w:rsidR="00F01DE7" w:rsidRPr="00EC3B6F" w:rsidRDefault="00F01DE7" w:rsidP="00F01DE7">
      <w:pPr>
        <w:rPr>
          <w:rFonts w:ascii="標楷體" w:eastAsia="標楷體" w:hAnsi="標楷體" w:cs="細明體"/>
          <w:b/>
          <w:bCs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Arial"/>
          <w:b/>
          <w:color w:val="000000" w:themeColor="text1"/>
          <w:szCs w:val="24"/>
        </w:rPr>
        <w:t>API名稱：</w:t>
      </w:r>
      <w:r w:rsidR="00331D6C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</w:t>
      </w:r>
      <w:ins w:id="105" w:author="韓聖偉" w:date="2026-05-27T16:31:00Z">
        <w:r w:rsidR="00A1449A" w:rsidRPr="00A1449A">
          <w:rPr>
            <w:rFonts w:ascii="標楷體" w:eastAsia="標楷體" w:hAnsi="標楷體" w:cs="細明體"/>
            <w:color w:val="000000" w:themeColor="text1"/>
            <w:kern w:val="0"/>
            <w:szCs w:val="24"/>
          </w:rPr>
          <w:t>ExitParkNotice</w:t>
        </w:r>
      </w:ins>
      <w:del w:id="106" w:author="韓聖偉" w:date="2026-05-27T16:31:00Z">
        <w:r w:rsidR="00331D6C" w:rsidRPr="00EC3B6F" w:rsidDel="00A1449A">
          <w:rPr>
            <w:rFonts w:ascii="標楷體" w:eastAsia="標楷體" w:hAnsi="標楷體" w:cs="細明體"/>
            <w:color w:val="000000" w:themeColor="text1"/>
            <w:kern w:val="0"/>
            <w:szCs w:val="24"/>
          </w:rPr>
          <w:delText>ExitParkNotice</w:delText>
        </w:r>
      </w:del>
      <w:r w:rsidRPr="00EC3B6F">
        <w:rPr>
          <w:rFonts w:ascii="標楷體" w:eastAsia="標楷體" w:hAnsi="標楷體" w:cs="細明體"/>
          <w:b/>
          <w:bCs/>
          <w:color w:val="000000" w:themeColor="text1"/>
          <w:kern w:val="0"/>
          <w:szCs w:val="24"/>
        </w:rPr>
        <w:t xml:space="preserve"> </w:t>
      </w:r>
    </w:p>
    <w:p w:rsidR="00CF6AE5" w:rsidRPr="00EC3B6F" w:rsidRDefault="00CF6AE5" w:rsidP="00CF6AE5">
      <w:pPr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 w:cs="Arial"/>
          <w:b/>
          <w:color w:val="000000" w:themeColor="text1"/>
          <w:szCs w:val="24"/>
        </w:rPr>
        <w:t>API URL</w:t>
      </w:r>
      <w:r w:rsidRPr="00EC3B6F">
        <w:rPr>
          <w:rFonts w:ascii="標楷體" w:eastAsia="標楷體" w:hAnsi="標楷體" w:cs="Arial" w:hint="eastAsia"/>
          <w:b/>
          <w:color w:val="000000" w:themeColor="text1"/>
          <w:szCs w:val="24"/>
        </w:rPr>
        <w:t>：</w:t>
      </w:r>
      <w:ins w:id="107" w:author="韓聖偉" w:date="2026-05-27T16:30:00Z">
        <w:r w:rsidR="00A1449A">
          <w:rPr>
            <w:rFonts w:ascii="標楷體" w:eastAsia="標楷體" w:hAnsi="標楷體" w:cs="Arial" w:hint="eastAsia"/>
            <w:b/>
            <w:color w:val="000000" w:themeColor="text1"/>
            <w:szCs w:val="24"/>
          </w:rPr>
          <w:t xml:space="preserve"> </w:t>
        </w:r>
        <w:proofErr w:type="gramStart"/>
        <w:r w:rsidR="00A1449A" w:rsidRPr="00A1449A">
          <w:rPr>
            <w:rFonts w:ascii="標楷體" w:eastAsia="標楷體" w:hAnsi="標楷體" w:cs="細明體"/>
            <w:color w:val="000000" w:themeColor="text1"/>
            <w:kern w:val="0"/>
            <w:szCs w:val="24"/>
            <w:rPrChange w:id="108" w:author="韓聖偉" w:date="2026-05-27T16:31:00Z">
              <w:rPr>
                <w:rFonts w:ascii="標楷體" w:eastAsia="標楷體" w:hAnsi="標楷體" w:cs="Arial"/>
                <w:b/>
                <w:color w:val="000000" w:themeColor="text1"/>
                <w:szCs w:val="24"/>
              </w:rPr>
            </w:rPrChange>
          </w:rPr>
          <w:t>api/Lpr/ExitParkNotice</w:t>
        </w:r>
      </w:ins>
      <w:proofErr w:type="gramEnd"/>
    </w:p>
    <w:p w:rsidR="00F01DE7" w:rsidRPr="00EC3B6F" w:rsidRDefault="00F01DE7" w:rsidP="00F01DE7">
      <w:pPr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輸入資料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1856"/>
        <w:gridCol w:w="1929"/>
        <w:gridCol w:w="747"/>
        <w:gridCol w:w="666"/>
        <w:gridCol w:w="566"/>
        <w:gridCol w:w="3546"/>
      </w:tblGrid>
      <w:tr w:rsidR="00EC3B6F" w:rsidRPr="00EC3B6F" w:rsidTr="00F01DE7">
        <w:trPr>
          <w:trHeight w:val="548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F01DE7" w:rsidRPr="00EC3B6F" w:rsidRDefault="00F01DE7" w:rsidP="00F01DE7">
            <w:pPr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/>
                <w:color w:val="000000" w:themeColor="text1"/>
                <w:szCs w:val="24"/>
              </w:rPr>
              <w:tab/>
            </w:r>
          </w:p>
        </w:tc>
        <w:tc>
          <w:tcPr>
            <w:tcW w:w="1856" w:type="dxa"/>
            <w:shd w:val="clear" w:color="auto" w:fill="AEAAAA" w:themeFill="background2" w:themeFillShade="BF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欄位名稱</w:t>
            </w:r>
          </w:p>
        </w:tc>
        <w:tc>
          <w:tcPr>
            <w:tcW w:w="1929" w:type="dxa"/>
            <w:shd w:val="clear" w:color="auto" w:fill="AEAAAA" w:themeFill="background2" w:themeFillShade="BF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說明</w:t>
            </w:r>
          </w:p>
        </w:tc>
        <w:tc>
          <w:tcPr>
            <w:tcW w:w="747" w:type="dxa"/>
            <w:shd w:val="clear" w:color="auto" w:fill="AEAAAA" w:themeFill="background2" w:themeFillShade="BF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格式</w:t>
            </w:r>
          </w:p>
        </w:tc>
        <w:tc>
          <w:tcPr>
            <w:tcW w:w="666" w:type="dxa"/>
            <w:shd w:val="clear" w:color="auto" w:fill="AEAAAA" w:themeFill="background2" w:themeFillShade="BF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長度</w:t>
            </w:r>
          </w:p>
        </w:tc>
        <w:tc>
          <w:tcPr>
            <w:tcW w:w="566" w:type="dxa"/>
            <w:shd w:val="clear" w:color="auto" w:fill="AEAAAA" w:themeFill="background2" w:themeFillShade="BF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proofErr w:type="gramStart"/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必填</w:t>
            </w:r>
            <w:proofErr w:type="gramEnd"/>
          </w:p>
        </w:tc>
        <w:tc>
          <w:tcPr>
            <w:tcW w:w="3546" w:type="dxa"/>
            <w:shd w:val="clear" w:color="auto" w:fill="AEAAAA" w:themeFill="background2" w:themeFillShade="BF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  <w:t>備註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F01DE7" w:rsidRPr="00EC3B6F" w:rsidRDefault="00F01DE7" w:rsidP="00F01DE7">
            <w:pPr>
              <w:pStyle w:val="af3"/>
              <w:numPr>
                <w:ilvl w:val="0"/>
                <w:numId w:val="1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F01DE7" w:rsidRPr="00EC3B6F" w:rsidRDefault="00F01DE7" w:rsidP="00F01DE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equip_id</w:t>
            </w:r>
          </w:p>
        </w:tc>
        <w:tc>
          <w:tcPr>
            <w:tcW w:w="1929" w:type="dxa"/>
            <w:vAlign w:val="center"/>
          </w:tcPr>
          <w:p w:rsidR="00F01DE7" w:rsidRPr="00EC3B6F" w:rsidRDefault="00F01DE7" w:rsidP="00F01DE7">
            <w:pPr>
              <w:widowControl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出場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車道</w:t>
            </w:r>
          </w:p>
        </w:tc>
        <w:tc>
          <w:tcPr>
            <w:tcW w:w="747" w:type="dxa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666" w:type="dxa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</w:p>
        </w:tc>
        <w:tc>
          <w:tcPr>
            <w:tcW w:w="566" w:type="dxa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</w:tcPr>
          <w:p w:rsidR="00F01DE7" w:rsidRPr="00EC3B6F" w:rsidRDefault="00F01DE7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F01DE7" w:rsidRPr="00EC3B6F" w:rsidRDefault="00F01DE7" w:rsidP="00F01DE7">
            <w:pPr>
              <w:pStyle w:val="af3"/>
              <w:numPr>
                <w:ilvl w:val="0"/>
                <w:numId w:val="1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F01DE7" w:rsidRPr="00EC3B6F" w:rsidRDefault="00F01DE7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license_plate</w:t>
            </w:r>
          </w:p>
        </w:tc>
        <w:tc>
          <w:tcPr>
            <w:tcW w:w="1929" w:type="dxa"/>
            <w:vAlign w:val="center"/>
          </w:tcPr>
          <w:p w:rsidR="00F01DE7" w:rsidRPr="00EC3B6F" w:rsidRDefault="00F01DE7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出場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車號</w:t>
            </w:r>
          </w:p>
        </w:tc>
        <w:tc>
          <w:tcPr>
            <w:tcW w:w="747" w:type="dxa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666" w:type="dxa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15</w:t>
            </w:r>
          </w:p>
        </w:tc>
        <w:tc>
          <w:tcPr>
            <w:tcW w:w="566" w:type="dxa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</w:tcPr>
          <w:p w:rsidR="00F01DE7" w:rsidRPr="00EC3B6F" w:rsidRDefault="00F01DE7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 w:hint="eastAsia"/>
                <w:color w:val="000000" w:themeColor="text1"/>
                <w:szCs w:val="24"/>
              </w:rPr>
              <w:t>去掉</w:t>
            </w: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"-"的純英數和中文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F01DE7" w:rsidRPr="00EC3B6F" w:rsidRDefault="00F01DE7" w:rsidP="00F01DE7">
            <w:pPr>
              <w:pStyle w:val="af3"/>
              <w:numPr>
                <w:ilvl w:val="0"/>
                <w:numId w:val="1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center"/>
          </w:tcPr>
          <w:p w:rsidR="00F01DE7" w:rsidRPr="00EC3B6F" w:rsidRDefault="00F01DE7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notice_time</w:t>
            </w:r>
          </w:p>
        </w:tc>
        <w:tc>
          <w:tcPr>
            <w:tcW w:w="1929" w:type="dxa"/>
            <w:vAlign w:val="center"/>
          </w:tcPr>
          <w:p w:rsidR="00F01DE7" w:rsidRPr="00EC3B6F" w:rsidRDefault="00F01DE7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出</w:t>
            </w: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場時間</w:t>
            </w:r>
          </w:p>
        </w:tc>
        <w:tc>
          <w:tcPr>
            <w:tcW w:w="747" w:type="dxa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文字</w:t>
            </w:r>
          </w:p>
        </w:tc>
        <w:tc>
          <w:tcPr>
            <w:tcW w:w="666" w:type="dxa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30</w:t>
            </w:r>
          </w:p>
        </w:tc>
        <w:tc>
          <w:tcPr>
            <w:tcW w:w="566" w:type="dxa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</w:tcPr>
          <w:p w:rsidR="00F01DE7" w:rsidRPr="00EC3B6F" w:rsidRDefault="00F01DE7" w:rsidP="00F01DE7">
            <w:pPr>
              <w:ind w:rightChars="18" w:right="43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時間格式採取</w:t>
            </w: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ISO 8601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規則</w:t>
            </w:r>
          </w:p>
          <w:p w:rsidR="00F01DE7" w:rsidRPr="00EC3B6F" w:rsidRDefault="00F01DE7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ex:</w:t>
            </w:r>
            <w:r w:rsidRPr="00EC3B6F">
              <w:rPr>
                <w:rFonts w:ascii="標楷體" w:eastAsia="標楷體" w:hAnsi="標楷體" w:cs="Courier New"/>
                <w:color w:val="000000" w:themeColor="text1"/>
                <w:kern w:val="0"/>
                <w:szCs w:val="24"/>
              </w:rPr>
              <w:t xml:space="preserve"> "2024-02-17T20:08:43.335"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F01DE7" w:rsidRPr="00EC3B6F" w:rsidRDefault="00F01DE7" w:rsidP="00F01DE7">
            <w:pPr>
              <w:pStyle w:val="af3"/>
              <w:numPr>
                <w:ilvl w:val="0"/>
                <w:numId w:val="11"/>
              </w:numPr>
              <w:jc w:val="center"/>
              <w:rPr>
                <w:rFonts w:ascii="標楷體" w:eastAsia="標楷體" w:hAnsi="標楷體" w:cs="Consolas"/>
                <w:bCs/>
                <w:color w:val="000000" w:themeColor="text1"/>
                <w:szCs w:val="24"/>
              </w:rPr>
            </w:pPr>
          </w:p>
        </w:tc>
        <w:tc>
          <w:tcPr>
            <w:tcW w:w="1856" w:type="dxa"/>
            <w:vAlign w:val="bottom"/>
          </w:tcPr>
          <w:p w:rsidR="00F01DE7" w:rsidRPr="00EC3B6F" w:rsidRDefault="00F01DE7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image_base64</w:t>
            </w:r>
          </w:p>
        </w:tc>
        <w:tc>
          <w:tcPr>
            <w:tcW w:w="1929" w:type="dxa"/>
            <w:vAlign w:val="center"/>
          </w:tcPr>
          <w:p w:rsidR="00F01DE7" w:rsidRPr="00EC3B6F" w:rsidRDefault="00F01DE7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車牌照片base64</w:t>
            </w:r>
          </w:p>
        </w:tc>
        <w:tc>
          <w:tcPr>
            <w:tcW w:w="747" w:type="dxa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文字</w:t>
            </w:r>
          </w:p>
        </w:tc>
        <w:tc>
          <w:tcPr>
            <w:tcW w:w="666" w:type="dxa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</w:p>
        </w:tc>
        <w:tc>
          <w:tcPr>
            <w:tcW w:w="566" w:type="dxa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Y</w:t>
            </w:r>
          </w:p>
        </w:tc>
        <w:tc>
          <w:tcPr>
            <w:tcW w:w="3546" w:type="dxa"/>
          </w:tcPr>
          <w:p w:rsidR="00F01DE7" w:rsidRPr="00EC3B6F" w:rsidRDefault="00F01DE7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Consolas"/>
                <w:color w:val="000000" w:themeColor="text1"/>
                <w:szCs w:val="24"/>
              </w:rPr>
              <w:t>base64編碼字串，jpg</w:t>
            </w:r>
            <w:r w:rsidRPr="00EC3B6F">
              <w:rPr>
                <w:rFonts w:ascii="標楷體" w:eastAsia="標楷體" w:hAnsi="標楷體" w:cs="Consolas" w:hint="eastAsia"/>
                <w:color w:val="000000" w:themeColor="text1"/>
                <w:szCs w:val="24"/>
              </w:rPr>
              <w:t>圖檔</w:t>
            </w:r>
          </w:p>
        </w:tc>
      </w:tr>
    </w:tbl>
    <w:p w:rsidR="00F01DE7" w:rsidRPr="00EC3B6F" w:rsidRDefault="00F01DE7" w:rsidP="00F01DE7">
      <w:pPr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/>
          <w:b/>
          <w:color w:val="000000" w:themeColor="text1"/>
          <w:szCs w:val="24"/>
        </w:rPr>
        <w:t xml:space="preserve"> </w:t>
      </w:r>
    </w:p>
    <w:p w:rsidR="00F01DE7" w:rsidRPr="00EC3B6F" w:rsidRDefault="00F01DE7" w:rsidP="00F01DE7">
      <w:pPr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輸入範例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</w:p>
    <w:p w:rsidR="00F01DE7" w:rsidRPr="00EC3B6F" w:rsidRDefault="00F01DE7" w:rsidP="00F01DE7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{</w:t>
      </w:r>
    </w:p>
    <w:p w:rsidR="00F01DE7" w:rsidRPr="00EC3B6F" w:rsidRDefault="00F01DE7" w:rsidP="00F01DE7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>"equip_id": "</w:t>
      </w:r>
      <w:r w:rsidR="008B3E86"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XXXXX 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",</w:t>
      </w:r>
    </w:p>
    <w:p w:rsidR="00F01DE7" w:rsidRPr="00EC3B6F" w:rsidRDefault="00F01DE7" w:rsidP="00F01DE7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ab/>
        <w:t>"license_plate": "BCD9062",</w:t>
      </w:r>
    </w:p>
    <w:p w:rsidR="00F01DE7" w:rsidRPr="00EC3B6F" w:rsidRDefault="00F01DE7" w:rsidP="00F01DE7">
      <w:pPr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/>
          <w:color w:val="000000" w:themeColor="text1"/>
          <w:szCs w:val="24"/>
        </w:rPr>
        <w:tab/>
        <w:t>"</w:t>
      </w:r>
      <w:r w:rsidRPr="00EC3B6F">
        <w:rPr>
          <w:rFonts w:ascii="標楷體" w:eastAsia="標楷體" w:hAnsi="標楷體" w:cs="Consolas"/>
          <w:color w:val="000000" w:themeColor="text1"/>
          <w:szCs w:val="24"/>
        </w:rPr>
        <w:t>notice_time</w:t>
      </w:r>
      <w:r w:rsidRPr="00EC3B6F">
        <w:rPr>
          <w:rFonts w:ascii="標楷體" w:eastAsia="標楷體" w:hAnsi="標楷體"/>
          <w:color w:val="000000" w:themeColor="text1"/>
          <w:szCs w:val="24"/>
        </w:rPr>
        <w:t>":"2024-03-05T20:08:43.335",</w:t>
      </w:r>
    </w:p>
    <w:p w:rsidR="00F01DE7" w:rsidRPr="00EC3B6F" w:rsidRDefault="00F01DE7" w:rsidP="00F01DE7">
      <w:pPr>
        <w:ind w:firstLineChars="200" w:firstLine="480"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/>
          <w:color w:val="000000" w:themeColor="text1"/>
          <w:szCs w:val="24"/>
        </w:rPr>
        <w:t>"</w:t>
      </w:r>
      <w:r w:rsidRPr="00EC3B6F">
        <w:rPr>
          <w:rFonts w:ascii="標楷體" w:eastAsia="標楷體" w:hAnsi="標楷體" w:cs="Consolas"/>
          <w:color w:val="000000" w:themeColor="text1"/>
          <w:szCs w:val="24"/>
        </w:rPr>
        <w:t>image_base64</w:t>
      </w:r>
      <w:r w:rsidRPr="00EC3B6F">
        <w:rPr>
          <w:rFonts w:ascii="標楷體" w:eastAsia="標楷體" w:hAnsi="標楷體"/>
          <w:color w:val="000000" w:themeColor="text1"/>
          <w:szCs w:val="24"/>
        </w:rPr>
        <w:t>": "/9j/4AAQSkZJRgABAQEAYABgAAD/2wBDAAgGBgcGBQgHBwcJCQgKDBQNDAsLD9KqyXWxPlXB9TV0421YSl0P//Z"</w:t>
      </w:r>
    </w:p>
    <w:p w:rsidR="00F01DE7" w:rsidRPr="00EC3B6F" w:rsidRDefault="00F01DE7" w:rsidP="00F01DE7">
      <w:pPr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}</w:t>
      </w:r>
    </w:p>
    <w:p w:rsidR="00F01DE7" w:rsidRPr="00EC3B6F" w:rsidRDefault="00F01DE7" w:rsidP="00F01DE7">
      <w:pPr>
        <w:rPr>
          <w:rFonts w:ascii="標楷體" w:eastAsia="標楷體" w:hAnsi="標楷體"/>
          <w:b/>
          <w:color w:val="000000" w:themeColor="text1"/>
          <w:szCs w:val="24"/>
        </w:rPr>
      </w:pPr>
    </w:p>
    <w:p w:rsidR="00F01DE7" w:rsidRPr="00EC3B6F" w:rsidRDefault="00F01DE7" w:rsidP="00F01DE7">
      <w:pPr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輸出資料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  <w:r w:rsidRPr="00EC3B6F">
        <w:rPr>
          <w:rFonts w:ascii="標楷體" w:eastAsia="標楷體" w:hAnsi="標楷體"/>
          <w:color w:val="000000" w:themeColor="text1"/>
          <w:szCs w:val="24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36"/>
        <w:gridCol w:w="2227"/>
        <w:gridCol w:w="709"/>
        <w:gridCol w:w="2126"/>
        <w:gridCol w:w="4899"/>
      </w:tblGrid>
      <w:tr w:rsidR="00EC3B6F" w:rsidRPr="00EC3B6F" w:rsidTr="00F01DE7">
        <w:trPr>
          <w:trHeight w:val="636"/>
          <w:jc w:val="center"/>
        </w:trPr>
        <w:tc>
          <w:tcPr>
            <w:tcW w:w="536" w:type="dxa"/>
            <w:shd w:val="clear" w:color="auto" w:fill="AEAAAA" w:themeFill="background2" w:themeFillShade="BF"/>
          </w:tcPr>
          <w:p w:rsidR="00F01DE7" w:rsidRPr="00EC3B6F" w:rsidRDefault="00F01DE7" w:rsidP="00F01DE7">
            <w:pPr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b/>
                <w:color w:val="000000" w:themeColor="text1"/>
                <w:szCs w:val="24"/>
              </w:rPr>
              <w:tab/>
            </w:r>
          </w:p>
        </w:tc>
        <w:tc>
          <w:tcPr>
            <w:tcW w:w="2227" w:type="dxa"/>
            <w:shd w:val="clear" w:color="auto" w:fill="AEAAAA" w:themeFill="background2" w:themeFillShade="BF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欄位名稱</w:t>
            </w:r>
          </w:p>
        </w:tc>
        <w:tc>
          <w:tcPr>
            <w:tcW w:w="709" w:type="dxa"/>
            <w:shd w:val="clear" w:color="auto" w:fill="AEAAAA" w:themeFill="background2" w:themeFillShade="BF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格式</w:t>
            </w:r>
          </w:p>
        </w:tc>
        <w:tc>
          <w:tcPr>
            <w:tcW w:w="2126" w:type="dxa"/>
            <w:shd w:val="clear" w:color="auto" w:fill="AEAAAA" w:themeFill="background2" w:themeFillShade="BF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說明</w:t>
            </w:r>
          </w:p>
        </w:tc>
        <w:tc>
          <w:tcPr>
            <w:tcW w:w="4899" w:type="dxa"/>
            <w:shd w:val="clear" w:color="auto" w:fill="AEAAAA" w:themeFill="background2" w:themeFillShade="BF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hint="eastAsia"/>
                <w:bCs/>
                <w:color w:val="000000" w:themeColor="text1"/>
                <w:szCs w:val="24"/>
              </w:rPr>
              <w:t>備註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F01DE7" w:rsidRPr="00EC3B6F" w:rsidRDefault="00F01DE7" w:rsidP="00F01DE7">
            <w:pPr>
              <w:pStyle w:val="af3"/>
              <w:numPr>
                <w:ilvl w:val="0"/>
                <w:numId w:val="12"/>
              </w:num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</w:p>
        </w:tc>
        <w:tc>
          <w:tcPr>
            <w:tcW w:w="2227" w:type="dxa"/>
          </w:tcPr>
          <w:p w:rsidR="00F01DE7" w:rsidRPr="00EC3B6F" w:rsidRDefault="00F01DE7" w:rsidP="00F01DE7">
            <w:pPr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ret_code</w:t>
            </w:r>
          </w:p>
        </w:tc>
        <w:tc>
          <w:tcPr>
            <w:tcW w:w="709" w:type="dxa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 w:cs="Arial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2126" w:type="dxa"/>
          </w:tcPr>
          <w:p w:rsidR="00F01DE7" w:rsidRPr="00EC3B6F" w:rsidRDefault="00F01DE7" w:rsidP="00F01DE7">
            <w:pPr>
              <w:pStyle w:val="Default"/>
              <w:jc w:val="center"/>
              <w:rPr>
                <w:rFonts w:hAnsi="標楷體"/>
                <w:color w:val="000000" w:themeColor="text1"/>
              </w:rPr>
            </w:pPr>
            <w:r w:rsidRPr="00EC3B6F">
              <w:rPr>
                <w:rFonts w:hAnsi="標楷體" w:cs="Consolas" w:hint="eastAsia"/>
                <w:color w:val="000000" w:themeColor="text1"/>
              </w:rPr>
              <w:t>處理</w:t>
            </w:r>
            <w:r w:rsidRPr="00EC3B6F">
              <w:rPr>
                <w:rFonts w:hAnsi="標楷體" w:cs="Consolas"/>
                <w:color w:val="000000" w:themeColor="text1"/>
              </w:rPr>
              <w:t>訊息</w:t>
            </w:r>
            <w:r w:rsidRPr="00EC3B6F">
              <w:rPr>
                <w:rFonts w:hAnsi="標楷體" w:cs="Consolas" w:hint="eastAsia"/>
                <w:color w:val="000000" w:themeColor="text1"/>
              </w:rPr>
              <w:t>代碼</w:t>
            </w:r>
          </w:p>
        </w:tc>
        <w:tc>
          <w:tcPr>
            <w:tcW w:w="4899" w:type="dxa"/>
          </w:tcPr>
          <w:p w:rsidR="00F01DE7" w:rsidRPr="00EC3B6F" w:rsidRDefault="00F01DE7" w:rsidP="00F01DE7">
            <w:pPr>
              <w:ind w:rightChars="18" w:right="43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000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代表</w:t>
            </w:r>
            <w:r w:rsidRPr="00EC3B6F">
              <w:rPr>
                <w:rFonts w:ascii="標楷體" w:eastAsia="標楷體" w:hAnsi="標楷體"/>
                <w:color w:val="000000" w:themeColor="text1"/>
                <w:szCs w:val="24"/>
              </w:rPr>
              <w:t>執行</w:t>
            </w:r>
            <w:r w:rsidRPr="00EC3B6F">
              <w:rPr>
                <w:rFonts w:ascii="標楷體" w:eastAsia="標楷體" w:hAnsi="標楷體" w:hint="eastAsia"/>
                <w:color w:val="000000" w:themeColor="text1"/>
                <w:szCs w:val="24"/>
              </w:rPr>
              <w:t>成功</w:t>
            </w:r>
          </w:p>
        </w:tc>
      </w:tr>
      <w:tr w:rsidR="00EC3B6F" w:rsidRPr="00EC3B6F" w:rsidTr="00F01DE7">
        <w:trPr>
          <w:jc w:val="center"/>
        </w:trPr>
        <w:tc>
          <w:tcPr>
            <w:tcW w:w="536" w:type="dxa"/>
          </w:tcPr>
          <w:p w:rsidR="00F01DE7" w:rsidRPr="00EC3B6F" w:rsidRDefault="00F01DE7" w:rsidP="00F01DE7">
            <w:pPr>
              <w:pStyle w:val="af3"/>
              <w:numPr>
                <w:ilvl w:val="0"/>
                <w:numId w:val="12"/>
              </w:numPr>
              <w:jc w:val="center"/>
              <w:rPr>
                <w:rFonts w:ascii="標楷體" w:eastAsia="標楷體" w:hAnsi="標楷體"/>
                <w:bCs/>
                <w:color w:val="000000" w:themeColor="text1"/>
                <w:szCs w:val="24"/>
              </w:rPr>
            </w:pPr>
          </w:p>
        </w:tc>
        <w:tc>
          <w:tcPr>
            <w:tcW w:w="2227" w:type="dxa"/>
          </w:tcPr>
          <w:p w:rsidR="00F01DE7" w:rsidRPr="00EC3B6F" w:rsidRDefault="00F01DE7" w:rsidP="00F01DE7">
            <w:pPr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ret_msg</w:t>
            </w:r>
          </w:p>
        </w:tc>
        <w:tc>
          <w:tcPr>
            <w:tcW w:w="709" w:type="dxa"/>
          </w:tcPr>
          <w:p w:rsidR="00F01DE7" w:rsidRPr="00EC3B6F" w:rsidRDefault="00F01DE7" w:rsidP="00F01DE7">
            <w:pPr>
              <w:jc w:val="center"/>
              <w:rPr>
                <w:rFonts w:ascii="標楷體" w:eastAsia="標楷體" w:hAnsi="標楷體" w:cs="Arial"/>
                <w:color w:val="000000" w:themeColor="text1"/>
                <w:szCs w:val="24"/>
              </w:rPr>
            </w:pPr>
            <w:r w:rsidRPr="00EC3B6F">
              <w:rPr>
                <w:rFonts w:ascii="標楷體" w:eastAsia="標楷體" w:hAnsi="標楷體" w:cs="Arial"/>
                <w:color w:val="000000" w:themeColor="text1"/>
                <w:szCs w:val="24"/>
              </w:rPr>
              <w:t>文字</w:t>
            </w:r>
          </w:p>
        </w:tc>
        <w:tc>
          <w:tcPr>
            <w:tcW w:w="2126" w:type="dxa"/>
          </w:tcPr>
          <w:p w:rsidR="00F01DE7" w:rsidRPr="00EC3B6F" w:rsidRDefault="00F01DE7" w:rsidP="00F01DE7">
            <w:pPr>
              <w:pStyle w:val="Default"/>
              <w:jc w:val="center"/>
              <w:rPr>
                <w:rFonts w:hAnsi="標楷體" w:cs="Consolas"/>
                <w:color w:val="000000" w:themeColor="text1"/>
              </w:rPr>
            </w:pPr>
            <w:r w:rsidRPr="00EC3B6F">
              <w:rPr>
                <w:rFonts w:hAnsi="標楷體" w:cs="Consolas" w:hint="eastAsia"/>
                <w:color w:val="000000" w:themeColor="text1"/>
              </w:rPr>
              <w:t>處理訊息</w:t>
            </w:r>
          </w:p>
        </w:tc>
        <w:tc>
          <w:tcPr>
            <w:tcW w:w="4899" w:type="dxa"/>
          </w:tcPr>
          <w:p w:rsidR="00F01DE7" w:rsidRPr="00EC3B6F" w:rsidRDefault="00F01DE7" w:rsidP="00F01DE7">
            <w:pPr>
              <w:ind w:rightChars="18" w:right="43"/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</w:pPr>
            <w:r w:rsidRPr="00EC3B6F">
              <w:rPr>
                <w:rFonts w:ascii="標楷體" w:eastAsia="標楷體" w:hAnsi="標楷體"/>
                <w:color w:val="000000" w:themeColor="text1"/>
                <w:kern w:val="0"/>
                <w:szCs w:val="24"/>
              </w:rPr>
              <w:t>ret_code !=000</w:t>
            </w:r>
            <w:r w:rsidRPr="00EC3B6F">
              <w:rPr>
                <w:rFonts w:ascii="標楷體" w:eastAsia="標楷體" w:hAnsi="標楷體" w:cs="Consolas"/>
                <w:color w:val="000000" w:themeColor="text1"/>
                <w:kern w:val="0"/>
                <w:szCs w:val="24"/>
              </w:rPr>
              <w:t>，此欄位才有值</w:t>
            </w:r>
          </w:p>
        </w:tc>
      </w:tr>
    </w:tbl>
    <w:p w:rsidR="00F01DE7" w:rsidRPr="00EC3B6F" w:rsidRDefault="00F01DE7" w:rsidP="00F01DE7">
      <w:pPr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執行成功範例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</w:p>
    <w:p w:rsidR="00F01DE7" w:rsidRPr="00EC3B6F" w:rsidRDefault="00F01DE7" w:rsidP="00F01DE7">
      <w:pPr>
        <w:ind w:firstLine="48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{</w:t>
      </w:r>
    </w:p>
    <w:p w:rsidR="00F01DE7" w:rsidRPr="00EC3B6F" w:rsidRDefault="00F01DE7" w:rsidP="00F01DE7">
      <w:pPr>
        <w:ind w:leftChars="100" w:left="24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: "000",</w:t>
      </w:r>
    </w:p>
    <w:p w:rsidR="00F01DE7" w:rsidRPr="00EC3B6F" w:rsidRDefault="00F01DE7" w:rsidP="00F01DE7">
      <w:pPr>
        <w:ind w:leftChars="100" w:left="24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    "ret_msg ": ""</w:t>
      </w:r>
    </w:p>
    <w:p w:rsidR="00F01DE7" w:rsidRPr="00EC3B6F" w:rsidRDefault="00F01DE7" w:rsidP="00F01DE7">
      <w:pPr>
        <w:ind w:firstLine="48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}</w:t>
      </w:r>
    </w:p>
    <w:p w:rsidR="00664999" w:rsidRPr="00EC3B6F" w:rsidRDefault="00664999" w:rsidP="00F01DE7">
      <w:pPr>
        <w:ind w:firstLine="480"/>
        <w:rPr>
          <w:rFonts w:ascii="標楷體" w:eastAsia="標楷體" w:hAnsi="標楷體"/>
          <w:color w:val="000000" w:themeColor="text1"/>
          <w:kern w:val="0"/>
          <w:szCs w:val="24"/>
        </w:rPr>
      </w:pPr>
    </w:p>
    <w:p w:rsidR="00664999" w:rsidRPr="00EC3B6F" w:rsidRDefault="00664999" w:rsidP="00F01DE7">
      <w:pPr>
        <w:ind w:firstLine="480"/>
        <w:rPr>
          <w:rFonts w:ascii="標楷體" w:eastAsia="標楷體" w:hAnsi="標楷體"/>
          <w:color w:val="000000" w:themeColor="text1"/>
          <w:kern w:val="0"/>
          <w:szCs w:val="24"/>
        </w:rPr>
      </w:pPr>
    </w:p>
    <w:p w:rsidR="00664999" w:rsidRPr="00EC3B6F" w:rsidRDefault="00664999" w:rsidP="00F01DE7">
      <w:pPr>
        <w:ind w:firstLine="480"/>
        <w:rPr>
          <w:rFonts w:ascii="標楷體" w:eastAsia="標楷體" w:hAnsi="標楷體"/>
          <w:color w:val="000000" w:themeColor="text1"/>
          <w:kern w:val="0"/>
          <w:szCs w:val="24"/>
        </w:rPr>
      </w:pPr>
    </w:p>
    <w:p w:rsidR="00664999" w:rsidRPr="00EC3B6F" w:rsidRDefault="00664999" w:rsidP="00664999">
      <w:pPr>
        <w:rPr>
          <w:rFonts w:ascii="標楷體" w:eastAsia="標楷體" w:hAnsi="標楷體"/>
          <w:b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執行失敗範例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：</w:t>
      </w:r>
    </w:p>
    <w:p w:rsidR="00664999" w:rsidRPr="00EC3B6F" w:rsidRDefault="00664999" w:rsidP="00664999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664999" w:rsidRPr="00EC3B6F" w:rsidRDefault="00664999" w:rsidP="00664999">
      <w:pPr>
        <w:ind w:leftChars="100" w:left="24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: "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W0</w:t>
      </w:r>
      <w:r w:rsidR="00816C22"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24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",</w:t>
      </w:r>
    </w:p>
    <w:p w:rsidR="00664999" w:rsidRPr="00EC3B6F" w:rsidRDefault="00664999" w:rsidP="00664999">
      <w:pPr>
        <w:ind w:leftChars="100" w:left="240"/>
        <w:rPr>
          <w:rFonts w:ascii="標楷體" w:eastAsia="標楷體" w:hAnsi="標楷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 xml:space="preserve">    "ret_msg ": "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失敗出場，查無預約單</w:t>
      </w:r>
      <w:r w:rsidRPr="00EC3B6F">
        <w:rPr>
          <w:rFonts w:ascii="標楷體" w:eastAsia="標楷體" w:hAnsi="標楷體"/>
          <w:color w:val="000000" w:themeColor="text1"/>
          <w:kern w:val="0"/>
          <w:szCs w:val="24"/>
        </w:rPr>
        <w:t>",</w:t>
      </w:r>
    </w:p>
    <w:p w:rsidR="00664999" w:rsidRPr="00EC3B6F" w:rsidRDefault="00664999" w:rsidP="00664999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664999" w:rsidRPr="00EC3B6F" w:rsidRDefault="00664999" w:rsidP="00664999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p w:rsidR="00664999" w:rsidRPr="00EC3B6F" w:rsidRDefault="00664999" w:rsidP="00664999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664999" w:rsidRPr="00EC3B6F" w:rsidRDefault="00664999" w:rsidP="00664999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</w:t>
      </w:r>
      <w:r w:rsidR="00CF6AE5"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"ret_code"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: "W0</w:t>
      </w: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23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",</w:t>
      </w:r>
    </w:p>
    <w:p w:rsidR="00664999" w:rsidRPr="00EC3B6F" w:rsidRDefault="00664999" w:rsidP="00664999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"ret_msg ": "</w:t>
      </w: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失敗出場，查到多筆預約單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"</w:t>
      </w:r>
    </w:p>
    <w:p w:rsidR="00664999" w:rsidRPr="00EC3B6F" w:rsidRDefault="00664999" w:rsidP="00664999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664999" w:rsidRPr="00EC3B6F" w:rsidRDefault="00664999" w:rsidP="00F01DE7">
      <w:pPr>
        <w:ind w:firstLine="480"/>
        <w:rPr>
          <w:rFonts w:ascii="標楷體" w:eastAsia="標楷體" w:hAnsi="標楷體"/>
          <w:color w:val="000000" w:themeColor="text1"/>
          <w:kern w:val="0"/>
          <w:szCs w:val="24"/>
        </w:rPr>
      </w:pP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"ret_code": "E99</w:t>
      </w: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8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", </w:t>
      </w: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lastRenderedPageBreak/>
        <w:t xml:space="preserve">    "ret_msg ": "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資料庫錯誤，請聯絡相關負責人員</w:t>
      </w:r>
      <w:r w:rsidRPr="00EC3B6F">
        <w:rPr>
          <w:rFonts w:ascii="標楷體" w:eastAsia="標楷體" w:hAnsi="標楷體" w:cs="細明體" w:hint="eastAsia"/>
          <w:color w:val="000000" w:themeColor="text1"/>
          <w:kern w:val="0"/>
          <w:szCs w:val="24"/>
        </w:rPr>
        <w:t>"</w:t>
      </w: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664999" w:rsidRPr="00EC3B6F" w:rsidRDefault="00664999" w:rsidP="00F01DE7">
      <w:pPr>
        <w:ind w:firstLine="480"/>
        <w:rPr>
          <w:rFonts w:ascii="標楷體" w:eastAsia="標楷體" w:hAnsi="標楷體"/>
          <w:color w:val="000000" w:themeColor="text1"/>
          <w:kern w:val="0"/>
          <w:szCs w:val="24"/>
        </w:rPr>
      </w:pP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{</w:t>
      </w: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"ret_code": "E999",</w:t>
      </w: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 xml:space="preserve">    "ret_msg ": "系統錯誤，請聯絡相關負責人員"</w:t>
      </w:r>
    </w:p>
    <w:p w:rsidR="006516FB" w:rsidRPr="00EC3B6F" w:rsidRDefault="006516FB" w:rsidP="006516FB">
      <w:pPr>
        <w:ind w:firstLine="480"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}</w:t>
      </w:r>
    </w:p>
    <w:p w:rsidR="00664999" w:rsidRPr="00EC3B6F" w:rsidRDefault="00664999" w:rsidP="00F01DE7">
      <w:pPr>
        <w:ind w:firstLine="480"/>
        <w:rPr>
          <w:rFonts w:ascii="標楷體" w:eastAsia="標楷體" w:hAnsi="標楷體"/>
          <w:color w:val="000000" w:themeColor="text1"/>
          <w:kern w:val="0"/>
          <w:szCs w:val="24"/>
        </w:rPr>
      </w:pPr>
    </w:p>
    <w:p w:rsidR="00664999" w:rsidRPr="00EC3B6F" w:rsidRDefault="00664999" w:rsidP="00F01DE7">
      <w:pPr>
        <w:ind w:firstLine="480"/>
        <w:rPr>
          <w:rFonts w:ascii="標楷體" w:eastAsia="標楷體" w:hAnsi="標楷體"/>
          <w:color w:val="000000" w:themeColor="text1"/>
          <w:kern w:val="0"/>
          <w:szCs w:val="24"/>
        </w:rPr>
      </w:pPr>
    </w:p>
    <w:p w:rsidR="00664999" w:rsidRPr="00EC3B6F" w:rsidRDefault="00664999" w:rsidP="00664999">
      <w:pPr>
        <w:widowControl/>
        <w:rPr>
          <w:rStyle w:val="10"/>
          <w:rFonts w:ascii="標楷體" w:eastAsia="標楷體" w:hAnsi="標楷體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color w:val="000000" w:themeColor="text1"/>
          <w:sz w:val="24"/>
          <w:szCs w:val="24"/>
        </w:rPr>
        <w:t>API 業務流程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>:</w:t>
      </w:r>
    </w:p>
    <w:p w:rsidR="00664999" w:rsidRPr="00EC3B6F" w:rsidRDefault="00664999" w:rsidP="0037515D">
      <w:pPr>
        <w:pStyle w:val="af5"/>
        <w:widowControl/>
        <w:numPr>
          <w:ilvl w:val="0"/>
          <w:numId w:val="33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記錄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request參數(寫入一個文字記錄檔，檔名為yyyyMMdd.txt，每日產生一個)。</w:t>
      </w:r>
    </w:p>
    <w:p w:rsidR="00664999" w:rsidRPr="00EC3B6F" w:rsidRDefault="00664999" w:rsidP="0037515D">
      <w:pPr>
        <w:pStyle w:val="af5"/>
        <w:widowControl/>
        <w:numPr>
          <w:ilvl w:val="0"/>
          <w:numId w:val="33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新增一筆車牌辨識記錄檔(BK_RecognizeLog)</w:t>
      </w:r>
    </w:p>
    <w:p w:rsidR="00664999" w:rsidRPr="00EC3B6F" w:rsidRDefault="00664999" w:rsidP="00664999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insert into BK_RecognizeLog(api_type,equip_id,license_plate,record_time</w:t>
      </w:r>
      <w:r w:rsidR="00816C22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,</w:t>
      </w:r>
      <w:r w:rsidR="00816C22" w:rsidRPr="00EC3B6F">
        <w:rPr>
          <w:color w:val="000000" w:themeColor="text1"/>
        </w:rPr>
        <w:t xml:space="preserve"> </w:t>
      </w:r>
      <w:r w:rsidR="00816C22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car_image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) values('5','{傳入-出場車道}','{傳入-出場車號}','{傳入-出場時間，格式YYYY-MM-DD HH:MM:SS }'</w:t>
      </w:r>
      <w:r w:rsidR="00816C22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, '{傳入</w:t>
      </w:r>
      <w:proofErr w:type="gramStart"/>
      <w:r w:rsidR="00816C22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車子截圖後</w:t>
      </w:r>
      <w:proofErr w:type="gramEnd"/>
      <w:r w:rsidR="00816C22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，儲存在伺服器下的實體路徑</w:t>
      </w:r>
      <w:r w:rsidR="00816C22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}'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)</w:t>
      </w:r>
    </w:p>
    <w:p w:rsidR="00816C22" w:rsidRDefault="00816C22" w:rsidP="00664999">
      <w:pPr>
        <w:pStyle w:val="af5"/>
        <w:widowControl/>
        <w:ind w:leftChars="0"/>
        <w:rPr>
          <w:ins w:id="109" w:author="韓聖偉" w:date="2026-05-06T14:00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(儲存車子照片</w:t>
      </w:r>
      <w:ins w:id="110" w:author="韓聖偉" w:date="2026-05-06T14:01:00Z">
        <w:r w:rsidR="00DB5E76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參數檔</w:t>
        </w:r>
        <w:r w:rsidR="00DB5E76">
          <w:rPr>
            <w:rStyle w:val="10"/>
            <w:rFonts w:ascii="標楷體" w:eastAsia="標楷體" w:hAnsi="標楷體"/>
            <w:b w:val="0"/>
            <w:color w:val="000000" w:themeColor="text1"/>
            <w:sz w:val="24"/>
            <w:szCs w:val="24"/>
          </w:rPr>
          <w:t>car</w:t>
        </w:r>
        <w:r w:rsidR="00DB5E76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_out</w:t>
        </w:r>
        <w:r w:rsidR="00DB5E76" w:rsidRPr="00DB5E76">
          <w:rPr>
            <w:rStyle w:val="10"/>
            <w:rFonts w:ascii="標楷體" w:eastAsia="標楷體" w:hAnsi="標楷體"/>
            <w:b w:val="0"/>
            <w:color w:val="000000" w:themeColor="text1"/>
            <w:sz w:val="24"/>
            <w:szCs w:val="24"/>
          </w:rPr>
          <w:t>_image_rootPath</w:t>
        </w:r>
        <w:r w:rsidR="00DB5E76" w:rsidRPr="00EC3B6F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下</w:t>
        </w:r>
      </w:ins>
      <w:del w:id="111" w:author="韓聖偉" w:date="2026-05-06T14:01:00Z">
        <w:r w:rsidRPr="00EC3B6F" w:rsidDel="00DB5E76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在虛擬目錄下</w:delText>
        </w:r>
      </w:del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(傳入-車牌照片base64)，請依據不同日期建立資料夾，儲存在進場目錄下(</w:t>
      </w:r>
      <w:r w:rsidR="00D51C70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Exit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)，檔名請依照此邏輯年月日+時分秒+純數字隨機碼4碼+"_"+車號 ex: 202604131551391381_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BAC9512.jpg )</w:t>
      </w:r>
      <w:proofErr w:type="gramEnd"/>
    </w:p>
    <w:p w:rsidR="00DB5E76" w:rsidRPr="00DB5E76" w:rsidRDefault="00DB5E76" w:rsidP="00664999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664999" w:rsidRPr="00EC3B6F" w:rsidRDefault="00664999" w:rsidP="0037515D">
      <w:pPr>
        <w:pStyle w:val="af5"/>
        <w:widowControl/>
        <w:numPr>
          <w:ilvl w:val="0"/>
          <w:numId w:val="33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檢核 request參數，檢核失敗直接回傳訊息，將response內容並寫入記錄檔。</w:t>
      </w:r>
    </w:p>
    <w:p w:rsidR="00664999" w:rsidRPr="00EC3B6F" w:rsidRDefault="00664999" w:rsidP="00664999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檢核項目如下:</w:t>
      </w:r>
    </w:p>
    <w:p w:rsidR="00664999" w:rsidRPr="00EC3B6F" w:rsidRDefault="00664999" w:rsidP="0037515D">
      <w:pPr>
        <w:pStyle w:val="af5"/>
        <w:widowControl/>
        <w:numPr>
          <w:ilvl w:val="1"/>
          <w:numId w:val="33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Request Header 不存在一個</w:t>
      </w:r>
      <w:r w:rsidR="009F529A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Camera-Token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項目，回傳錯誤代碼W001及訊息(API Token 驗證失敗)。</w:t>
      </w:r>
    </w:p>
    <w:p w:rsidR="00664999" w:rsidRPr="00EC3B6F" w:rsidRDefault="00664999" w:rsidP="0037515D">
      <w:pPr>
        <w:pStyle w:val="af5"/>
        <w:widowControl/>
        <w:numPr>
          <w:ilvl w:val="1"/>
          <w:numId w:val="33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Request Header 的</w:t>
      </w:r>
      <w:r w:rsidR="009F529A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Camera-Token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的內容，帶入下面語法，rowCnt==0 回傳錯誤代碼W001及訊息(API Token 驗證失敗)。</w:t>
      </w:r>
    </w:p>
    <w:p w:rsidR="00664999" w:rsidRPr="00EC3B6F" w:rsidRDefault="00664999" w:rsidP="00664999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select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count(1) rowCnt from BK_Parameter </w:t>
      </w:r>
    </w:p>
    <w:p w:rsidR="00664999" w:rsidRPr="00EC3B6F" w:rsidRDefault="00664999" w:rsidP="00664999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where para_type =</w:t>
      </w:r>
      <w:r w:rsidR="00652FD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'</w:t>
      </w:r>
      <w:r w:rsidR="00652FDF" w:rsidRPr="00652FDF">
        <w:t xml:space="preserve"> </w:t>
      </w:r>
      <w:r w:rsidR="00652FDF" w:rsidRPr="00652FD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Camera_Token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' and para_status='1' and para_value='API的token'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 </w:t>
      </w:r>
    </w:p>
    <w:p w:rsidR="00664999" w:rsidRPr="00EC3B6F" w:rsidRDefault="00664999" w:rsidP="0037515D">
      <w:pPr>
        <w:pStyle w:val="af5"/>
        <w:widowControl/>
        <w:numPr>
          <w:ilvl w:val="1"/>
          <w:numId w:val="33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必填欄位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未填，回傳錯誤代碼W002及訊息(ex: id 欄位不可空白)。</w:t>
      </w:r>
    </w:p>
    <w:p w:rsidR="009929CC" w:rsidRPr="00EC3B6F" w:rsidRDefault="009929CC" w:rsidP="009929CC">
      <w:pPr>
        <w:pStyle w:val="af5"/>
        <w:widowControl/>
        <w:numPr>
          <w:ilvl w:val="1"/>
          <w:numId w:val="33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檢核[傳入-出場時間]如果系統主機時間差異超過5分鐘以上，新增一筆記錄到BK_ApiWarningLog</w:t>
      </w:r>
    </w:p>
    <w:p w:rsidR="009929CC" w:rsidRPr="00EC3B6F" w:rsidRDefault="009929CC" w:rsidP="009929CC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lastRenderedPageBreak/>
        <w:t>INSERT INTO [dbo]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.[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BK_ApiWarningLog] ([api_type] ,[warning_code] ,[warning_message]) VALUES (5, 'TimestampOutOfRange', '傳入入格時間:{傳入-</w:t>
      </w:r>
      <w:r w:rsidRPr="00EC3B6F">
        <w:rPr>
          <w:rFonts w:ascii="標楷體" w:eastAsia="標楷體" w:hAnsi="標楷體" w:cs="Consolas" w:hint="eastAsia"/>
          <w:color w:val="000000" w:themeColor="text1"/>
          <w:szCs w:val="24"/>
        </w:rPr>
        <w:t>出場</w:t>
      </w:r>
      <w:r w:rsidRPr="00EC3B6F">
        <w:rPr>
          <w:rFonts w:ascii="標楷體" w:eastAsia="標楷體" w:hAnsi="標楷體" w:cs="Consolas"/>
          <w:color w:val="000000" w:themeColor="text1"/>
          <w:szCs w:val="24"/>
        </w:rPr>
        <w:t>時間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} 與伺服器當下時間: {當下時間} 差異超過5分種以上')，然後把目前傳入時間改成伺服器當下時間，並且標註如果有回傳任何的值，都會增加 {回傳訊息}+"傳送時間與伺服器時間差異過大，因此以伺服器當下時間為主"。</w:t>
      </w:r>
    </w:p>
    <w:p w:rsidR="009929CC" w:rsidRPr="00EC3B6F" w:rsidRDefault="009929CC" w:rsidP="00EC3B6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F84B17" w:rsidRPr="00EC3B6F" w:rsidRDefault="00F84B17" w:rsidP="00EC3B6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664999" w:rsidRPr="00EC3B6F" w:rsidRDefault="00664999" w:rsidP="0037515D">
      <w:pPr>
        <w:pStyle w:val="af5"/>
        <w:widowControl/>
        <w:numPr>
          <w:ilvl w:val="0"/>
          <w:numId w:val="33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檢查車輛是否</w:t>
      </w:r>
      <w:r w:rsidR="00816C22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可以出場</w:t>
      </w:r>
    </w:p>
    <w:p w:rsidR="00664999" w:rsidRPr="00EC3B6F" w:rsidRDefault="00664999" w:rsidP="0037515D">
      <w:pPr>
        <w:pStyle w:val="af5"/>
        <w:widowControl/>
        <w:numPr>
          <w:ilvl w:val="1"/>
          <w:numId w:val="33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撈取可出場預約單</w:t>
      </w:r>
    </w:p>
    <w:p w:rsidR="007D0E41" w:rsidRPr="00EC3B6F" w:rsidRDefault="007D0E41" w:rsidP="00EC3B6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(不限制目前預約單狀態)</w:t>
      </w:r>
    </w:p>
    <w:p w:rsidR="00664999" w:rsidRPr="00EC3B6F" w:rsidRDefault="00664999" w:rsidP="00664999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select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book_no,book_status,book_time_begin,book_time_end,dock_no,carno </w:t>
      </w:r>
    </w:p>
    <w:p w:rsidR="00664999" w:rsidRPr="00EC3B6F" w:rsidRDefault="00664999" w:rsidP="00664999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from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BK_booking </w:t>
      </w:r>
    </w:p>
    <w:p w:rsidR="00664999" w:rsidRPr="00EC3B6F" w:rsidRDefault="00664999" w:rsidP="00664999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where </w:t>
      </w:r>
      <w:r w:rsidR="00D538B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carno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='{傳入-出</w:t>
      </w:r>
      <w:r w:rsidR="00D538B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場車號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}'</w:t>
      </w:r>
    </w:p>
    <w:p w:rsidR="007D0E41" w:rsidRPr="00EC3B6F" w:rsidRDefault="007D0E41" w:rsidP="00664999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664999" w:rsidRPr="00EC3B6F" w:rsidRDefault="002C5827" w:rsidP="0037515D">
      <w:pPr>
        <w:pStyle w:val="af5"/>
        <w:widowControl/>
        <w:numPr>
          <w:ilvl w:val="1"/>
          <w:numId w:val="33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判斷是否可以離場</w:t>
      </w:r>
    </w:p>
    <w:p w:rsidR="00664999" w:rsidRPr="00EC3B6F" w:rsidRDefault="00664999" w:rsidP="0037515D">
      <w:pPr>
        <w:pStyle w:val="af5"/>
        <w:widowControl/>
        <w:numPr>
          <w:ilvl w:val="2"/>
          <w:numId w:val="33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判斷是否車號</w:t>
      </w:r>
      <w:r w:rsidR="00D538B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有對應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預約單，如果沒有，回傳錯誤代碼</w:t>
      </w:r>
      <w:r w:rsidR="00D538B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W0</w:t>
      </w:r>
      <w:r w:rsidR="003D3424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24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(</w:t>
      </w:r>
      <w:r w:rsidR="00D538B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失敗出場，查無預約單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)</w:t>
      </w:r>
    </w:p>
    <w:p w:rsidR="00664999" w:rsidRPr="00EC3B6F" w:rsidRDefault="00664999" w:rsidP="0037515D">
      <w:pPr>
        <w:pStyle w:val="af5"/>
        <w:widowControl/>
        <w:numPr>
          <w:ilvl w:val="2"/>
          <w:numId w:val="33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</w:t>
      </w:r>
      <w:r w:rsidR="00D538B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車號是否有對應一筆以上預約單，如果有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，回傳錯誤代碼</w:t>
      </w:r>
      <w:r w:rsidR="00D538B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W023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(</w:t>
      </w:r>
      <w:r w:rsidR="00D538B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失敗出場，查到多筆預約單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)</w:t>
      </w:r>
    </w:p>
    <w:p w:rsidR="00664999" w:rsidRPr="00EC3B6F" w:rsidRDefault="00664999" w:rsidP="00664999">
      <w:pPr>
        <w:pStyle w:val="af5"/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ab/>
        <w:t>if(</w:t>
      </w:r>
      <w:r w:rsidR="002C582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判斷是否可以離場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)</w:t>
      </w:r>
    </w:p>
    <w:p w:rsidR="00664999" w:rsidRPr="00EC3B6F" w:rsidRDefault="00664999" w:rsidP="0037515D">
      <w:pPr>
        <w:pStyle w:val="af5"/>
        <w:widowControl/>
        <w:numPr>
          <w:ilvl w:val="0"/>
          <w:numId w:val="3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更新預約單為出</w:t>
      </w:r>
      <w:r w:rsidR="00D538B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場</w:t>
      </w:r>
    </w:p>
    <w:p w:rsidR="007D0E41" w:rsidRPr="00EC3B6F" w:rsidRDefault="007D0E41" w:rsidP="00EC3B6F">
      <w:pPr>
        <w:pStyle w:val="af5"/>
        <w:widowControl/>
        <w:ind w:leftChars="0" w:left="180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(不限制目前預約單狀態，符合條件即直接更新為exit)</w:t>
      </w:r>
    </w:p>
    <w:p w:rsidR="00D538B7" w:rsidRPr="00EC3B6F" w:rsidRDefault="00664999" w:rsidP="0037515D">
      <w:pPr>
        <w:widowControl/>
        <w:ind w:left="144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update </w:t>
      </w:r>
      <w:r w:rsidR="00D538B7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BK_booking set book_status='exit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',</w:t>
      </w:r>
      <w:r w:rsidRPr="00EC3B6F">
        <w:rPr>
          <w:color w:val="000000" w:themeColor="text1"/>
        </w:rPr>
        <w:t xml:space="preserve"> </w:t>
      </w:r>
      <w:r w:rsidR="00D538B7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gate_out_time 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='{傳入-出</w:t>
      </w:r>
      <w:r w:rsidR="00D538B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場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時間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}'</w:t>
      </w:r>
      <w:r w:rsidR="00D51C70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,</w:t>
      </w:r>
      <w:r w:rsidR="00D51C70" w:rsidRPr="00EC3B6F">
        <w:rPr>
          <w:rFonts w:hint="eastAsia"/>
          <w:color w:val="000000" w:themeColor="text1"/>
        </w:rPr>
        <w:t xml:space="preserve"> </w:t>
      </w:r>
      <w:r w:rsidR="00D51C70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car_out_image</w:t>
      </w:r>
      <w:r w:rsidR="008D3143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_url</w:t>
      </w:r>
      <w:r w:rsidR="00D51C70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='{儲存在本機的虛擬目錄底下路徑}'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where carno ='{傳入</w:t>
      </w:r>
      <w:r w:rsidR="002C582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-</w:t>
      </w:r>
      <w:r w:rsidR="00D538B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出場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車號</w:t>
      </w:r>
      <w:r w:rsidR="00D51C70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}' and  </w:t>
      </w:r>
      <w:r w:rsidR="00D538B7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book</w:t>
      </w:r>
      <w:r w:rsidR="00D51C70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_</w:t>
      </w:r>
      <w:r w:rsidR="00D538B7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no='{</w:t>
      </w:r>
      <w:r w:rsidR="00D538B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撈取可出場預約單</w:t>
      </w:r>
      <w:r w:rsidR="00D538B7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-預約單號}'</w:t>
      </w:r>
    </w:p>
    <w:p w:rsidR="00D538B7" w:rsidRPr="008D3143" w:rsidRDefault="00D538B7" w:rsidP="0037515D">
      <w:pPr>
        <w:widowControl/>
        <w:ind w:left="144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D538B7" w:rsidRDefault="00D538B7" w:rsidP="00D538B7">
      <w:pPr>
        <w:pStyle w:val="af5"/>
        <w:widowControl/>
        <w:numPr>
          <w:ilvl w:val="0"/>
          <w:numId w:val="3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更新碼頭狀態清空</w:t>
      </w:r>
    </w:p>
    <w:p w:rsidR="005F783A" w:rsidRPr="005F783A" w:rsidRDefault="005F783A" w:rsidP="00113E62">
      <w:pPr>
        <w:widowControl/>
        <w:ind w:left="144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(</w:t>
      </w:r>
      <w:r w:rsidRPr="005F783A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有格位模式 enable_dock_flow=Y 才執行；</w:t>
      </w:r>
      <w:proofErr w:type="gramStart"/>
      <w:r w:rsidRPr="005F783A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純進出場</w:t>
      </w:r>
      <w:proofErr w:type="gramEnd"/>
      <w:r w:rsidRPr="005F783A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模式 enable_dock_flow=N 跳過</w:t>
      </w:r>
      <w:proofErr w:type="gramStart"/>
      <w:r w:rsidRPr="005F783A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）</w:t>
      </w:r>
      <w:proofErr w:type="gramEnd"/>
    </w:p>
    <w:p w:rsidR="00D538B7" w:rsidRPr="00EC3B6F" w:rsidRDefault="00D538B7" w:rsidP="00D538B7">
      <w:pPr>
        <w:widowControl/>
        <w:ind w:left="144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update BK_DockFillStatus set carno='',</w:t>
      </w:r>
      <w:r w:rsidR="00600D3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fill_status='empty',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update_date=getdate() where </w:t>
      </w:r>
      <w:r w:rsidR="002C5827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dock_no='{撈取可出場預約單-碼頭編號}' and carno='{傳入-出場車號}'</w:t>
      </w:r>
    </w:p>
    <w:p w:rsidR="00D538B7" w:rsidRPr="00EC3B6F" w:rsidRDefault="00D538B7" w:rsidP="0037515D">
      <w:pPr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D538B7" w:rsidRPr="00EC3B6F" w:rsidRDefault="00D538B7" w:rsidP="0037515D">
      <w:pPr>
        <w:widowControl/>
        <w:ind w:left="144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664999" w:rsidRPr="00EC3B6F" w:rsidRDefault="00664999" w:rsidP="0037515D">
      <w:pPr>
        <w:pStyle w:val="af5"/>
        <w:widowControl/>
        <w:numPr>
          <w:ilvl w:val="0"/>
          <w:numId w:val="33"/>
        </w:numPr>
        <w:ind w:leftChars="0"/>
        <w:rPr>
          <w:rFonts w:ascii="標楷體" w:eastAsia="標楷體" w:hAnsi="標楷體" w:cstheme="majorBidi"/>
          <w:bCs/>
          <w:color w:val="000000" w:themeColor="text1"/>
          <w:kern w:val="52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lastRenderedPageBreak/>
        <w:t>過程中如果有發生任何內部異常，回復如下</w:t>
      </w:r>
    </w:p>
    <w:p w:rsidR="00664999" w:rsidRPr="00EC3B6F" w:rsidRDefault="00664999" w:rsidP="0037515D">
      <w:pPr>
        <w:pStyle w:val="af5"/>
        <w:widowControl/>
        <w:numPr>
          <w:ilvl w:val="1"/>
          <w:numId w:val="33"/>
        </w:numPr>
        <w:ind w:leftChars="0"/>
        <w:rPr>
          <w:rFonts w:ascii="標楷體" w:eastAsia="標楷體" w:hAnsi="標楷體" w:cstheme="majorBidi"/>
          <w:bCs/>
          <w:color w:val="000000" w:themeColor="text1"/>
          <w:kern w:val="52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過程中如果有發生任何內部異常，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API回復</w:t>
      </w: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t>E999</w:t>
      </w:r>
    </w:p>
    <w:p w:rsidR="00664999" w:rsidRPr="00EC3B6F" w:rsidRDefault="00664999" w:rsidP="0037515D">
      <w:pPr>
        <w:pStyle w:val="af5"/>
        <w:widowControl/>
        <w:numPr>
          <w:ilvl w:val="1"/>
          <w:numId w:val="33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需將詳細異常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紀錄紀錄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自文字檔中。</w:t>
      </w:r>
    </w:p>
    <w:p w:rsidR="00664999" w:rsidRPr="00EC3B6F" w:rsidRDefault="00664999" w:rsidP="0037515D">
      <w:pPr>
        <w:pStyle w:val="af5"/>
        <w:widowControl/>
        <w:numPr>
          <w:ilvl w:val="0"/>
          <w:numId w:val="33"/>
        </w:numPr>
        <w:ind w:leftChars="0"/>
        <w:rPr>
          <w:rFonts w:ascii="標楷體" w:eastAsia="標楷體" w:hAnsi="標楷體" w:cstheme="majorBidi"/>
          <w:bCs/>
          <w:color w:val="000000" w:themeColor="text1"/>
          <w:kern w:val="52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response狀態碼及訊息，傳送內容先寫入記錄檔(寫入一個文字檔，檔名為yyyyMMdd.txt，每日產生一個)。</w:t>
      </w:r>
    </w:p>
    <w:p w:rsidR="00203CA5" w:rsidRPr="00EC3B6F" w:rsidRDefault="00203CA5">
      <w:pPr>
        <w:widowControl/>
        <w:rPr>
          <w:rFonts w:ascii="標楷體" w:eastAsia="標楷體" w:hAnsi="標楷體" w:cs="細明體"/>
          <w:color w:val="000000" w:themeColor="text1"/>
          <w:kern w:val="0"/>
          <w:szCs w:val="24"/>
        </w:rPr>
      </w:pPr>
      <w:r w:rsidRPr="00EC3B6F">
        <w:rPr>
          <w:rFonts w:ascii="標楷體" w:eastAsia="標楷體" w:hAnsi="標楷體" w:cs="細明體"/>
          <w:color w:val="000000" w:themeColor="text1"/>
          <w:kern w:val="0"/>
          <w:szCs w:val="24"/>
        </w:rPr>
        <w:br w:type="page"/>
      </w:r>
    </w:p>
    <w:p w:rsidR="00203CA5" w:rsidRPr="00EC3B6F" w:rsidRDefault="00203CA5" w:rsidP="00203CA5">
      <w:pPr>
        <w:pStyle w:val="1"/>
        <w:rPr>
          <w:rFonts w:ascii="標楷體" w:eastAsia="標楷體" w:hAnsi="標楷體"/>
          <w:color w:val="000000" w:themeColor="text1"/>
          <w:sz w:val="40"/>
          <w:szCs w:val="40"/>
        </w:rPr>
      </w:pPr>
      <w:r w:rsidRPr="00EC3B6F">
        <w:rPr>
          <w:rFonts w:ascii="標楷體" w:eastAsia="標楷體" w:hAnsi="標楷體" w:hint="eastAsia"/>
          <w:color w:val="000000" w:themeColor="text1"/>
          <w:sz w:val="40"/>
          <w:szCs w:val="40"/>
        </w:rPr>
        <w:lastRenderedPageBreak/>
        <w:t>三</w:t>
      </w:r>
      <w:r w:rsidRPr="00EC3B6F">
        <w:rPr>
          <w:rFonts w:ascii="標楷體" w:eastAsia="標楷體" w:hAnsi="標楷體"/>
          <w:color w:val="000000" w:themeColor="text1"/>
          <w:sz w:val="40"/>
          <w:szCs w:val="40"/>
        </w:rPr>
        <w:t>、</w:t>
      </w:r>
      <w:r w:rsidRPr="00EC3B6F">
        <w:rPr>
          <w:rFonts w:ascii="標楷體" w:eastAsia="標楷體" w:hAnsi="標楷體" w:hint="eastAsia"/>
          <w:color w:val="000000" w:themeColor="text1"/>
          <w:sz w:val="40"/>
          <w:szCs w:val="40"/>
        </w:rPr>
        <w:t>API排程功能說明</w:t>
      </w:r>
    </w:p>
    <w:p w:rsidR="00083C90" w:rsidRPr="00EC3B6F" w:rsidRDefault="00083C90" w:rsidP="00EC3B6F">
      <w:pPr>
        <w:pStyle w:val="af5"/>
        <w:widowControl/>
        <w:numPr>
          <w:ilvl w:val="0"/>
          <w:numId w:val="38"/>
        </w:numPr>
        <w:ind w:leftChars="0"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重試機制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：執行若失敗需重新試</w:t>
      </w:r>
      <w:r w:rsidRPr="00EC3B6F">
        <w:rPr>
          <w:rFonts w:ascii="標楷體" w:eastAsia="標楷體" w:hAnsi="標楷體"/>
          <w:color w:val="000000" w:themeColor="text1"/>
          <w:szCs w:val="24"/>
        </w:rPr>
        <w:t xml:space="preserve"> 3 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次，第一次等</w:t>
      </w:r>
      <w:r w:rsidRPr="00EC3B6F">
        <w:rPr>
          <w:rFonts w:ascii="標楷體" w:eastAsia="標楷體" w:hAnsi="標楷體"/>
          <w:color w:val="000000" w:themeColor="text1"/>
          <w:szCs w:val="24"/>
        </w:rPr>
        <w:t xml:space="preserve"> 10 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秒，第二次等</w:t>
      </w:r>
      <w:r w:rsidRPr="00EC3B6F">
        <w:rPr>
          <w:rFonts w:ascii="標楷體" w:eastAsia="標楷體" w:hAnsi="標楷體"/>
          <w:color w:val="000000" w:themeColor="text1"/>
          <w:szCs w:val="24"/>
        </w:rPr>
        <w:t xml:space="preserve"> 30 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秒，第三次等</w:t>
      </w:r>
      <w:r w:rsidRPr="00EC3B6F">
        <w:rPr>
          <w:rFonts w:ascii="標楷體" w:eastAsia="標楷體" w:hAnsi="標楷體"/>
          <w:color w:val="000000" w:themeColor="text1"/>
          <w:szCs w:val="24"/>
        </w:rPr>
        <w:t xml:space="preserve"> 60 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秒，在沒有就失敗，</w:t>
      </w:r>
      <w:proofErr w:type="gramStart"/>
      <w:r w:rsidRPr="00EC3B6F">
        <w:rPr>
          <w:rFonts w:ascii="標楷體" w:eastAsia="標楷體" w:hAnsi="標楷體" w:hint="eastAsia"/>
          <w:color w:val="000000" w:themeColor="text1"/>
          <w:szCs w:val="24"/>
        </w:rPr>
        <w:t>重試要有</w:t>
      </w:r>
      <w:proofErr w:type="gramEnd"/>
      <w:r w:rsidRPr="00EC3B6F">
        <w:rPr>
          <w:rFonts w:ascii="標楷體" w:eastAsia="標楷體" w:hAnsi="標楷體" w:hint="eastAsia"/>
          <w:color w:val="000000" w:themeColor="text1"/>
          <w:szCs w:val="24"/>
        </w:rPr>
        <w:t>記錄，最後失敗也要有記錄。</w:t>
      </w:r>
    </w:p>
    <w:p w:rsidR="00083C90" w:rsidRDefault="00083C90" w:rsidP="00083C90">
      <w:pPr>
        <w:pStyle w:val="af5"/>
        <w:widowControl/>
        <w:numPr>
          <w:ilvl w:val="0"/>
          <w:numId w:val="38"/>
        </w:numPr>
        <w:ind w:leftChars="0"/>
        <w:rPr>
          <w:ins w:id="112" w:author="韓聖偉" w:date="2026-05-29T13:56:00Z"/>
          <w:rFonts w:ascii="標楷體" w:eastAsia="標楷體" w:hAnsi="標楷體" w:hint="eastAsia"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併發機制</w:t>
      </w:r>
      <w:r w:rsidRPr="00EC3B6F">
        <w:rPr>
          <w:rFonts w:ascii="標楷體" w:eastAsia="標楷體" w:hAnsi="標楷體"/>
          <w:color w:val="000000" w:themeColor="text1"/>
          <w:szCs w:val="24"/>
        </w:rPr>
        <w:t>：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每</w:t>
      </w:r>
      <w:proofErr w:type="gramStart"/>
      <w:r w:rsidRPr="00EC3B6F">
        <w:rPr>
          <w:rFonts w:ascii="標楷體" w:eastAsia="標楷體" w:hAnsi="標楷體" w:hint="eastAsia"/>
          <w:color w:val="000000" w:themeColor="text1"/>
          <w:szCs w:val="24"/>
        </w:rPr>
        <w:t>個</w:t>
      </w:r>
      <w:proofErr w:type="gramEnd"/>
      <w:r w:rsidRPr="00EC3B6F">
        <w:rPr>
          <w:rFonts w:ascii="標楷體" w:eastAsia="標楷體" w:hAnsi="標楷體" w:hint="eastAsia"/>
          <w:color w:val="000000" w:themeColor="text1"/>
          <w:szCs w:val="24"/>
        </w:rPr>
        <w:t>執行的排程需要有</w:t>
      </w:r>
      <w:r w:rsidRPr="00EC3B6F">
        <w:rPr>
          <w:rFonts w:ascii="標楷體" w:eastAsia="標楷體" w:hAnsi="標楷體"/>
          <w:color w:val="000000" w:themeColor="text1"/>
          <w:szCs w:val="24"/>
        </w:rPr>
        <w:t>In-Process Flag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，如果還在執行，下一次排程不可以執行，必須要等到這次結束才可執行</w:t>
      </w:r>
      <w:r w:rsidR="00D01A31" w:rsidRPr="00EC3B6F">
        <w:rPr>
          <w:rFonts w:ascii="標楷體" w:eastAsia="標楷體" w:hAnsi="標楷體" w:hint="eastAsia"/>
          <w:color w:val="000000" w:themeColor="text1"/>
          <w:szCs w:val="24"/>
        </w:rPr>
        <w:t>(若此次排程無論成功或失敗最後都需釋放占用權)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。</w:t>
      </w:r>
    </w:p>
    <w:p w:rsidR="00F753E4" w:rsidRPr="00EC3B6F" w:rsidRDefault="004D251B" w:rsidP="007D3CC2">
      <w:pPr>
        <w:pStyle w:val="af5"/>
        <w:widowControl/>
        <w:ind w:leftChars="0"/>
        <w:rPr>
          <w:rFonts w:ascii="標楷體" w:eastAsia="標楷體" w:hAnsi="標楷體"/>
          <w:color w:val="000000" w:themeColor="text1"/>
          <w:szCs w:val="24"/>
        </w:rPr>
        <w:pPrChange w:id="113" w:author="韓聖偉" w:date="2026-05-29T13:56:00Z">
          <w:pPr>
            <w:pStyle w:val="af5"/>
            <w:widowControl/>
            <w:numPr>
              <w:numId w:val="38"/>
            </w:numPr>
            <w:ind w:leftChars="0" w:hanging="480"/>
          </w:pPr>
        </w:pPrChange>
      </w:pPr>
      <w:ins w:id="114" w:author="韓聖偉" w:date="2026-05-29T14:18:00Z">
        <w:r w:rsidRPr="004D251B">
          <w:rPr>
            <w:rFonts w:ascii="標楷體" w:eastAsia="標楷體" w:hAnsi="標楷體" w:hint="eastAsia"/>
            <w:color w:val="000000" w:themeColor="text1"/>
            <w:szCs w:val="24"/>
          </w:rPr>
          <w:t>實作方式：In-Process Flag 存於 BK_Parameter， para_type 需依排程區分，命名規則為 {排程代碼}_{排程名稱}_schedule_in_process，值 1 表示執行中，0 表示閒置。 排程啟動時設為 1，結束（無論成功或失敗）後設回 0。</w:t>
        </w:r>
      </w:ins>
    </w:p>
    <w:p w:rsidR="00D01A31" w:rsidRDefault="00D652C9" w:rsidP="00D652C9">
      <w:pPr>
        <w:pStyle w:val="af5"/>
        <w:widowControl/>
        <w:numPr>
          <w:ilvl w:val="0"/>
          <w:numId w:val="38"/>
        </w:numPr>
        <w:ind w:leftChars="0"/>
        <w:rPr>
          <w:ins w:id="115" w:author="韓聖偉" w:date="2026-05-29T14:18:00Z"/>
          <w:rFonts w:ascii="標楷體" w:eastAsia="標楷體" w:hAnsi="標楷體" w:hint="eastAsia"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過期</w:t>
      </w:r>
      <w:r w:rsidR="00D01A31" w:rsidRPr="00EC3B6F">
        <w:rPr>
          <w:rFonts w:ascii="標楷體" w:eastAsia="標楷體" w:hAnsi="標楷體" w:hint="eastAsia"/>
          <w:b/>
          <w:color w:val="000000" w:themeColor="text1"/>
          <w:szCs w:val="24"/>
        </w:rPr>
        <w:t>機制</w:t>
      </w:r>
      <w:r w:rsidR="00D01A31" w:rsidRPr="00EC3B6F">
        <w:rPr>
          <w:rFonts w:ascii="標楷體" w:eastAsia="標楷體" w:hAnsi="標楷體"/>
          <w:color w:val="000000" w:themeColor="text1"/>
          <w:szCs w:val="24"/>
        </w:rPr>
        <w:t>：</w:t>
      </w:r>
      <w:r w:rsidR="00D01A31" w:rsidRPr="00EC3B6F">
        <w:rPr>
          <w:rFonts w:ascii="標楷體" w:eastAsia="標楷體" w:hAnsi="標楷體" w:hint="eastAsia"/>
          <w:color w:val="000000" w:themeColor="text1"/>
          <w:szCs w:val="24"/>
        </w:rPr>
        <w:t>如果此次排程超過{</w:t>
      </w:r>
      <w:r w:rsidRPr="00EC3B6F">
        <w:rPr>
          <w:rFonts w:ascii="標楷體" w:eastAsia="標楷體" w:hAnsi="標楷體"/>
          <w:color w:val="000000" w:themeColor="text1"/>
          <w:szCs w:val="24"/>
        </w:rPr>
        <w:t>ParameterData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 xml:space="preserve"> - </w:t>
      </w:r>
      <w:r w:rsidRPr="00EC3B6F">
        <w:rPr>
          <w:rFonts w:ascii="標楷體" w:eastAsia="標楷體" w:hAnsi="標楷體"/>
          <w:color w:val="000000" w:themeColor="text1"/>
          <w:szCs w:val="24"/>
        </w:rPr>
        <w:t>MaxRunTime</w:t>
      </w:r>
      <w:r w:rsidR="00D01A31" w:rsidRPr="00EC3B6F">
        <w:rPr>
          <w:rFonts w:ascii="標楷體" w:eastAsia="標楷體" w:hAnsi="標楷體" w:hint="eastAsia"/>
          <w:color w:val="000000" w:themeColor="text1"/>
          <w:szCs w:val="24"/>
        </w:rPr>
        <w:t>}</w:t>
      </w:r>
      <w:r w:rsidRPr="00EC3B6F">
        <w:rPr>
          <w:rFonts w:ascii="標楷體" w:eastAsia="標楷體" w:hAnsi="標楷體" w:hint="eastAsia"/>
          <w:color w:val="000000" w:themeColor="text1"/>
          <w:szCs w:val="24"/>
        </w:rPr>
        <w:t>秒，需要讓下一次執行排程可執行。</w:t>
      </w:r>
    </w:p>
    <w:p w:rsidR="004D251B" w:rsidRDefault="004D251B" w:rsidP="004D251B">
      <w:pPr>
        <w:pStyle w:val="af5"/>
        <w:widowControl/>
        <w:ind w:leftChars="0"/>
        <w:rPr>
          <w:ins w:id="116" w:author="韓聖偉" w:date="2026-05-29T14:19:00Z"/>
          <w:rFonts w:ascii="標楷體" w:eastAsia="標楷體" w:hAnsi="標楷體" w:hint="eastAsia"/>
          <w:color w:val="000000" w:themeColor="text1"/>
          <w:szCs w:val="24"/>
        </w:rPr>
        <w:pPrChange w:id="117" w:author="韓聖偉" w:date="2026-05-29T14:18:00Z">
          <w:pPr>
            <w:pStyle w:val="af5"/>
            <w:widowControl/>
            <w:numPr>
              <w:numId w:val="38"/>
            </w:numPr>
            <w:ind w:leftChars="0" w:hanging="480"/>
          </w:pPr>
        </w:pPrChange>
      </w:pPr>
      <w:ins w:id="118" w:author="韓聖偉" w:date="2026-05-29T14:18:00Z">
        <w:r w:rsidRPr="004D251B">
          <w:rPr>
            <w:rFonts w:ascii="標楷體" w:eastAsia="標楷體" w:hAnsi="標楷體" w:hint="eastAsia"/>
            <w:color w:val="000000" w:themeColor="text1"/>
            <w:szCs w:val="24"/>
          </w:rPr>
          <w:t>實作方式：排程啟動時將當下時間寫入 BK_Parameter， para_type 需依排程區分，命名規則為 {排程代碼}_{排程名稱}_schedule_process_start_time，格式 yyyy-MM-dd HH:mm:ss。 下次排程啟動時比較此值與 GETDATE()，若差距超過 MaxRunTime 秒則視為超時， 強制將對應排程的 schedule_in_process 重設為 0 並繼續執行</w:t>
        </w:r>
        <w:proofErr w:type="gramStart"/>
        <w:r w:rsidRPr="004D251B">
          <w:rPr>
            <w:rFonts w:ascii="標楷體" w:eastAsia="標楷體" w:hAnsi="標楷體" w:hint="eastAsia"/>
            <w:color w:val="000000" w:themeColor="text1"/>
            <w:szCs w:val="24"/>
          </w:rPr>
          <w:t>本輪排程</w:t>
        </w:r>
        <w:proofErr w:type="gramEnd"/>
        <w:r w:rsidRPr="004D251B">
          <w:rPr>
            <w:rFonts w:ascii="標楷體" w:eastAsia="標楷體" w:hAnsi="標楷體" w:hint="eastAsia"/>
            <w:color w:val="000000" w:themeColor="text1"/>
            <w:szCs w:val="24"/>
          </w:rPr>
          <w:t>。</w:t>
        </w:r>
      </w:ins>
    </w:p>
    <w:p w:rsidR="004D251B" w:rsidRDefault="004D251B" w:rsidP="004D251B">
      <w:pPr>
        <w:pStyle w:val="af5"/>
        <w:widowControl/>
        <w:ind w:leftChars="0"/>
        <w:rPr>
          <w:ins w:id="119" w:author="韓聖偉" w:date="2026-05-29T14:19:00Z"/>
          <w:rFonts w:ascii="標楷體" w:eastAsia="標楷體" w:hAnsi="標楷體" w:hint="eastAsia"/>
          <w:color w:val="000000" w:themeColor="text1"/>
          <w:szCs w:val="24"/>
        </w:rPr>
        <w:pPrChange w:id="120" w:author="韓聖偉" w:date="2026-05-29T14:18:00Z">
          <w:pPr>
            <w:pStyle w:val="af5"/>
            <w:widowControl/>
            <w:numPr>
              <w:numId w:val="38"/>
            </w:numPr>
            <w:ind w:leftChars="0" w:hanging="480"/>
          </w:pPr>
        </w:pPrChange>
      </w:pPr>
    </w:p>
    <w:p w:rsidR="004D251B" w:rsidRDefault="004D251B" w:rsidP="004D251B">
      <w:pPr>
        <w:pStyle w:val="af5"/>
        <w:widowControl/>
        <w:ind w:leftChars="0"/>
        <w:rPr>
          <w:ins w:id="121" w:author="韓聖偉" w:date="2026-05-29T14:21:00Z"/>
          <w:rFonts w:ascii="標楷體" w:eastAsia="標楷體" w:hAnsi="標楷體" w:hint="eastAsia"/>
          <w:color w:val="000000" w:themeColor="text1"/>
          <w:szCs w:val="24"/>
        </w:rPr>
        <w:pPrChange w:id="122" w:author="韓聖偉" w:date="2026-05-29T14:18:00Z">
          <w:pPr>
            <w:pStyle w:val="af5"/>
            <w:widowControl/>
            <w:numPr>
              <w:numId w:val="38"/>
            </w:numPr>
            <w:ind w:leftChars="0" w:hanging="480"/>
          </w:pPr>
        </w:pPrChange>
      </w:pPr>
      <w:ins w:id="123" w:author="韓聖偉" w:date="2026-05-29T14:21:00Z">
        <w:r w:rsidRPr="004D251B">
          <w:rPr>
            <w:rFonts w:ascii="標楷體" w:eastAsia="標楷體" w:hAnsi="標楷體" w:hint="eastAsia"/>
            <w:color w:val="000000" w:themeColor="text1"/>
            <w:szCs w:val="24"/>
          </w:rPr>
          <w:t>排程參數對照表：</w:t>
        </w:r>
      </w:ins>
    </w:p>
    <w:p w:rsidR="004D251B" w:rsidRDefault="00822B6D" w:rsidP="004D251B">
      <w:pPr>
        <w:pStyle w:val="af5"/>
        <w:widowControl/>
        <w:ind w:leftChars="0"/>
        <w:rPr>
          <w:ins w:id="124" w:author="韓聖偉" w:date="2026-05-29T14:22:00Z"/>
          <w:rFonts w:ascii="標楷體" w:eastAsia="標楷體" w:hAnsi="標楷體" w:hint="eastAsia"/>
          <w:color w:val="000000" w:themeColor="text1"/>
          <w:szCs w:val="24"/>
        </w:rPr>
        <w:pPrChange w:id="125" w:author="韓聖偉" w:date="2026-05-29T14:18:00Z">
          <w:pPr>
            <w:pStyle w:val="af5"/>
            <w:widowControl/>
            <w:numPr>
              <w:numId w:val="38"/>
            </w:numPr>
            <w:ind w:leftChars="0" w:hanging="480"/>
          </w:pPr>
        </w:pPrChange>
      </w:pPr>
      <w:ins w:id="126" w:author="韓聖偉" w:date="2026-05-29T14:23:00Z">
        <w:r>
          <w:rPr>
            <w:rFonts w:ascii="標楷體" w:eastAsia="標楷體" w:hAnsi="標楷體" w:hint="eastAsia"/>
            <w:color w:val="000000" w:themeColor="text1"/>
            <w:szCs w:val="24"/>
          </w:rPr>
          <w:t xml:space="preserve">1. </w:t>
        </w:r>
      </w:ins>
      <w:ins w:id="127" w:author="韓聖偉" w:date="2026-05-29T14:22:00Z">
        <w:r w:rsidRPr="00822B6D">
          <w:rPr>
            <w:rFonts w:ascii="標楷體" w:eastAsia="標楷體" w:hAnsi="標楷體" w:hint="eastAsia"/>
            <w:color w:val="000000" w:themeColor="text1"/>
            <w:szCs w:val="24"/>
          </w:rPr>
          <w:t>執行已停車的碼頭，已</w:t>
        </w:r>
        <w:proofErr w:type="gramStart"/>
        <w:r w:rsidRPr="00822B6D">
          <w:rPr>
            <w:rFonts w:ascii="標楷體" w:eastAsia="標楷體" w:hAnsi="標楷體" w:hint="eastAsia"/>
            <w:color w:val="000000" w:themeColor="text1"/>
            <w:szCs w:val="24"/>
          </w:rPr>
          <w:t>超過需離場</w:t>
        </w:r>
        <w:proofErr w:type="gramEnd"/>
        <w:r w:rsidRPr="00822B6D">
          <w:rPr>
            <w:rFonts w:ascii="標楷體" w:eastAsia="標楷體" w:hAnsi="標楷體" w:hint="eastAsia"/>
            <w:color w:val="000000" w:themeColor="text1"/>
            <w:szCs w:val="24"/>
          </w:rPr>
          <w:t>時間，並且顯示在指示燈上</w:t>
        </w:r>
        <w:r>
          <w:rPr>
            <w:rFonts w:ascii="標楷體" w:eastAsia="標楷體" w:hAnsi="標楷體" w:hint="eastAsia"/>
            <w:color w:val="000000" w:themeColor="text1"/>
            <w:szCs w:val="24"/>
          </w:rPr>
          <w:t>(</w:t>
        </w:r>
        <w:r w:rsidRPr="00822B6D">
          <w:rPr>
            <w:rFonts w:ascii="標楷體" w:eastAsia="標楷體" w:hAnsi="標楷體"/>
            <w:color w:val="000000" w:themeColor="text1"/>
            <w:szCs w:val="24"/>
          </w:rPr>
          <w:t>ra_a09_parked_dock_overtime_display_schedule_in_process</w:t>
        </w:r>
        <w:r>
          <w:rPr>
            <w:rFonts w:ascii="標楷體" w:eastAsia="標楷體" w:hAnsi="標楷體" w:hint="eastAsia"/>
            <w:color w:val="000000" w:themeColor="text1"/>
            <w:szCs w:val="24"/>
          </w:rPr>
          <w:t>、</w:t>
        </w:r>
        <w:r w:rsidRPr="00822B6D">
          <w:rPr>
            <w:rFonts w:ascii="標楷體" w:eastAsia="標楷體" w:hAnsi="標楷體"/>
            <w:color w:val="000000" w:themeColor="text1"/>
            <w:szCs w:val="24"/>
          </w:rPr>
          <w:t>ra_a09_parked_dock_overtime_display_schedule_process_start_time</w:t>
        </w:r>
        <w:r>
          <w:rPr>
            <w:rFonts w:ascii="標楷體" w:eastAsia="標楷體" w:hAnsi="標楷體" w:hint="eastAsia"/>
            <w:color w:val="000000" w:themeColor="text1"/>
            <w:szCs w:val="24"/>
          </w:rPr>
          <w:t>)</w:t>
        </w:r>
      </w:ins>
    </w:p>
    <w:p w:rsidR="00822B6D" w:rsidRDefault="00822B6D" w:rsidP="004D251B">
      <w:pPr>
        <w:pStyle w:val="af5"/>
        <w:widowControl/>
        <w:ind w:leftChars="0"/>
        <w:rPr>
          <w:ins w:id="128" w:author="韓聖偉" w:date="2026-05-29T14:22:00Z"/>
          <w:rFonts w:ascii="標楷體" w:eastAsia="標楷體" w:hAnsi="標楷體" w:hint="eastAsia"/>
          <w:color w:val="000000" w:themeColor="text1"/>
          <w:szCs w:val="24"/>
        </w:rPr>
        <w:pPrChange w:id="129" w:author="韓聖偉" w:date="2026-05-29T14:18:00Z">
          <w:pPr>
            <w:pStyle w:val="af5"/>
            <w:widowControl/>
            <w:numPr>
              <w:numId w:val="38"/>
            </w:numPr>
            <w:ind w:leftChars="0" w:hanging="480"/>
          </w:pPr>
        </w:pPrChange>
      </w:pPr>
      <w:ins w:id="130" w:author="韓聖偉" w:date="2026-05-29T14:23:00Z">
        <w:r>
          <w:rPr>
            <w:rFonts w:ascii="標楷體" w:eastAsia="標楷體" w:hAnsi="標楷體" w:hint="eastAsia"/>
            <w:color w:val="000000" w:themeColor="text1"/>
            <w:szCs w:val="24"/>
          </w:rPr>
          <w:t xml:space="preserve">2. </w:t>
        </w:r>
      </w:ins>
      <w:ins w:id="131" w:author="韓聖偉" w:date="2026-05-29T14:22:00Z">
        <w:r w:rsidRPr="00822B6D">
          <w:rPr>
            <w:rFonts w:ascii="標楷體" w:eastAsia="標楷體" w:hAnsi="標楷體" w:hint="eastAsia"/>
            <w:color w:val="000000" w:themeColor="text1"/>
            <w:szCs w:val="24"/>
          </w:rPr>
          <w:t>啟動搜尋有預約車號的碼頭，並且顯示在指示燈上</w:t>
        </w:r>
      </w:ins>
      <w:ins w:id="132" w:author="韓聖偉" w:date="2026-05-29T14:23:00Z">
        <w:r>
          <w:rPr>
            <w:rFonts w:ascii="標楷體" w:eastAsia="標楷體" w:hAnsi="標楷體" w:hint="eastAsia"/>
            <w:color w:val="000000" w:themeColor="text1"/>
            <w:szCs w:val="24"/>
          </w:rPr>
          <w:t>(</w:t>
        </w:r>
        <w:r w:rsidRPr="00822B6D">
          <w:rPr>
            <w:rFonts w:ascii="標楷體" w:eastAsia="標楷體" w:hAnsi="標楷體"/>
            <w:color w:val="000000" w:themeColor="text1"/>
            <w:szCs w:val="24"/>
          </w:rPr>
          <w:t>ra_a04_reserved_plate_dock_display_schedule_in_process</w:t>
        </w:r>
        <w:r>
          <w:rPr>
            <w:rFonts w:ascii="標楷體" w:eastAsia="標楷體" w:hAnsi="標楷體" w:hint="eastAsia"/>
            <w:color w:val="000000" w:themeColor="text1"/>
            <w:szCs w:val="24"/>
          </w:rPr>
          <w:t>、</w:t>
        </w:r>
        <w:r w:rsidRPr="00822B6D">
          <w:rPr>
            <w:rFonts w:ascii="標楷體" w:eastAsia="標楷體" w:hAnsi="標楷體"/>
            <w:color w:val="000000" w:themeColor="text1"/>
            <w:szCs w:val="24"/>
          </w:rPr>
          <w:t>ra_a04_reserved_plate_dock_display_schedule_process_start_time</w:t>
        </w:r>
        <w:r>
          <w:rPr>
            <w:rFonts w:ascii="標楷體" w:eastAsia="標楷體" w:hAnsi="標楷體" w:hint="eastAsia"/>
            <w:color w:val="000000" w:themeColor="text1"/>
            <w:szCs w:val="24"/>
          </w:rPr>
          <w:t>)</w:t>
        </w:r>
      </w:ins>
    </w:p>
    <w:p w:rsidR="00822B6D" w:rsidRDefault="00822B6D" w:rsidP="004D251B">
      <w:pPr>
        <w:pStyle w:val="af5"/>
        <w:widowControl/>
        <w:ind w:leftChars="0"/>
        <w:rPr>
          <w:ins w:id="133" w:author="韓聖偉" w:date="2026-05-29T14:22:00Z"/>
          <w:rFonts w:ascii="標楷體" w:eastAsia="標楷體" w:hAnsi="標楷體" w:hint="eastAsia"/>
          <w:color w:val="000000" w:themeColor="text1"/>
          <w:szCs w:val="24"/>
        </w:rPr>
        <w:pPrChange w:id="134" w:author="韓聖偉" w:date="2026-05-29T14:18:00Z">
          <w:pPr>
            <w:pStyle w:val="af5"/>
            <w:widowControl/>
            <w:numPr>
              <w:numId w:val="38"/>
            </w:numPr>
            <w:ind w:leftChars="0" w:hanging="480"/>
          </w:pPr>
        </w:pPrChange>
      </w:pPr>
      <w:ins w:id="135" w:author="韓聖偉" w:date="2026-05-29T14:23:00Z">
        <w:r>
          <w:rPr>
            <w:rFonts w:ascii="標楷體" w:eastAsia="標楷體" w:hAnsi="標楷體" w:hint="eastAsia"/>
            <w:color w:val="000000" w:themeColor="text1"/>
            <w:szCs w:val="24"/>
          </w:rPr>
          <w:t xml:space="preserve">3. </w:t>
        </w:r>
      </w:ins>
      <w:ins w:id="136" w:author="韓聖偉" w:date="2026-05-29T14:22:00Z">
        <w:r w:rsidRPr="00822B6D">
          <w:rPr>
            <w:rFonts w:ascii="標楷體" w:eastAsia="標楷體" w:hAnsi="標楷體" w:hint="eastAsia"/>
            <w:color w:val="000000" w:themeColor="text1"/>
            <w:szCs w:val="24"/>
          </w:rPr>
          <w:t>車子已逾時狀態標記</w:t>
        </w:r>
      </w:ins>
      <w:ins w:id="137" w:author="韓聖偉" w:date="2026-05-29T14:24:00Z">
        <w:r>
          <w:rPr>
            <w:rFonts w:ascii="標楷體" w:eastAsia="標楷體" w:hAnsi="標楷體" w:hint="eastAsia"/>
            <w:color w:val="000000" w:themeColor="text1"/>
            <w:szCs w:val="24"/>
          </w:rPr>
          <w:t>(</w:t>
        </w:r>
        <w:r w:rsidRPr="00822B6D">
          <w:rPr>
            <w:rFonts w:ascii="標楷體" w:eastAsia="標楷體" w:hAnsi="標楷體"/>
            <w:color w:val="000000" w:themeColor="text1"/>
            <w:szCs w:val="24"/>
          </w:rPr>
          <w:t>ra_a12_car_overtime_status_mark_schedule_in_process</w:t>
        </w:r>
        <w:r>
          <w:rPr>
            <w:rFonts w:ascii="標楷體" w:eastAsia="標楷體" w:hAnsi="標楷體" w:hint="eastAsia"/>
            <w:color w:val="000000" w:themeColor="text1"/>
            <w:szCs w:val="24"/>
          </w:rPr>
          <w:t>、</w:t>
        </w:r>
        <w:r w:rsidRPr="00822B6D">
          <w:rPr>
            <w:rFonts w:ascii="標楷體" w:eastAsia="標楷體" w:hAnsi="標楷體"/>
            <w:color w:val="000000" w:themeColor="text1"/>
            <w:szCs w:val="24"/>
          </w:rPr>
          <w:t>ra_a12_car_overtime_status_mark_schedule_process_start_time</w:t>
        </w:r>
        <w:r>
          <w:rPr>
            <w:rFonts w:ascii="標楷體" w:eastAsia="標楷體" w:hAnsi="標楷體" w:hint="eastAsia"/>
            <w:color w:val="000000" w:themeColor="text1"/>
            <w:szCs w:val="24"/>
          </w:rPr>
          <w:t>)</w:t>
        </w:r>
      </w:ins>
    </w:p>
    <w:p w:rsidR="00822B6D" w:rsidRDefault="00822B6D" w:rsidP="004D251B">
      <w:pPr>
        <w:pStyle w:val="af5"/>
        <w:widowControl/>
        <w:ind w:leftChars="0"/>
        <w:rPr>
          <w:ins w:id="138" w:author="韓聖偉" w:date="2026-05-29T14:23:00Z"/>
          <w:rFonts w:ascii="標楷體" w:eastAsia="標楷體" w:hAnsi="標楷體" w:hint="eastAsia"/>
          <w:color w:val="000000" w:themeColor="text1"/>
          <w:szCs w:val="24"/>
        </w:rPr>
        <w:pPrChange w:id="139" w:author="韓聖偉" w:date="2026-05-29T14:18:00Z">
          <w:pPr>
            <w:pStyle w:val="af5"/>
            <w:widowControl/>
            <w:numPr>
              <w:numId w:val="38"/>
            </w:numPr>
            <w:ind w:leftChars="0" w:hanging="480"/>
          </w:pPr>
        </w:pPrChange>
      </w:pPr>
      <w:ins w:id="140" w:author="韓聖偉" w:date="2026-05-29T14:23:00Z">
        <w:r>
          <w:rPr>
            <w:rFonts w:ascii="標楷體" w:eastAsia="標楷體" w:hAnsi="標楷體" w:hint="eastAsia"/>
            <w:color w:val="000000" w:themeColor="text1"/>
            <w:szCs w:val="24"/>
          </w:rPr>
          <w:t xml:space="preserve">4. </w:t>
        </w:r>
        <w:r w:rsidRPr="00822B6D">
          <w:rPr>
            <w:rFonts w:ascii="標楷體" w:eastAsia="標楷體" w:hAnsi="標楷體" w:hint="eastAsia"/>
            <w:color w:val="000000" w:themeColor="text1"/>
            <w:szCs w:val="24"/>
          </w:rPr>
          <w:t>搜尋入口處如果沒有車輛的狀況下，才做回復訊息的操作</w:t>
        </w:r>
      </w:ins>
      <w:ins w:id="141" w:author="韓聖偉" w:date="2026-05-29T14:24:00Z">
        <w:r>
          <w:rPr>
            <w:rFonts w:ascii="標楷體" w:eastAsia="標楷體" w:hAnsi="標楷體" w:hint="eastAsia"/>
            <w:color w:val="000000" w:themeColor="text1"/>
            <w:szCs w:val="24"/>
          </w:rPr>
          <w:t>(</w:t>
        </w:r>
        <w:r w:rsidRPr="00822B6D">
          <w:rPr>
            <w:rFonts w:ascii="標楷體" w:eastAsia="標楷體" w:hAnsi="標楷體"/>
            <w:color w:val="000000" w:themeColor="text1"/>
            <w:szCs w:val="24"/>
          </w:rPr>
          <w:t>ra_a11_entrance_no_vehicle_restore_message_schedule_in_process</w:t>
        </w:r>
        <w:r>
          <w:rPr>
            <w:rFonts w:ascii="標楷體" w:eastAsia="標楷體" w:hAnsi="標楷體" w:hint="eastAsia"/>
            <w:color w:val="000000" w:themeColor="text1"/>
            <w:szCs w:val="24"/>
          </w:rPr>
          <w:t>、</w:t>
        </w:r>
        <w:r w:rsidRPr="00822B6D">
          <w:rPr>
            <w:rFonts w:ascii="標楷體" w:eastAsia="標楷體" w:hAnsi="標楷體"/>
            <w:color w:val="000000" w:themeColor="text1"/>
            <w:szCs w:val="24"/>
          </w:rPr>
          <w:t>ra_a11_entrance_no_vehicle_restore_message_schedule_process_start_time</w:t>
        </w:r>
        <w:r>
          <w:rPr>
            <w:rFonts w:ascii="標楷體" w:eastAsia="標楷體" w:hAnsi="標楷體" w:hint="eastAsia"/>
            <w:color w:val="000000" w:themeColor="text1"/>
            <w:szCs w:val="24"/>
          </w:rPr>
          <w:t>)</w:t>
        </w:r>
      </w:ins>
    </w:p>
    <w:p w:rsidR="00822B6D" w:rsidRDefault="00822B6D" w:rsidP="004D251B">
      <w:pPr>
        <w:pStyle w:val="af5"/>
        <w:widowControl/>
        <w:ind w:leftChars="0"/>
        <w:rPr>
          <w:ins w:id="142" w:author="韓聖偉" w:date="2026-05-29T14:19:00Z"/>
          <w:rFonts w:ascii="標楷體" w:eastAsia="標楷體" w:hAnsi="標楷體" w:hint="eastAsia"/>
          <w:color w:val="000000" w:themeColor="text1"/>
          <w:szCs w:val="24"/>
        </w:rPr>
        <w:pPrChange w:id="143" w:author="韓聖偉" w:date="2026-05-29T14:18:00Z">
          <w:pPr>
            <w:pStyle w:val="af5"/>
            <w:widowControl/>
            <w:numPr>
              <w:numId w:val="38"/>
            </w:numPr>
            <w:ind w:leftChars="0" w:hanging="480"/>
          </w:pPr>
        </w:pPrChange>
      </w:pPr>
      <w:ins w:id="144" w:author="韓聖偉" w:date="2026-05-29T14:23:00Z">
        <w:r>
          <w:rPr>
            <w:rFonts w:ascii="標楷體" w:eastAsia="標楷體" w:hAnsi="標楷體" w:hint="eastAsia"/>
            <w:color w:val="000000" w:themeColor="text1"/>
            <w:szCs w:val="24"/>
          </w:rPr>
          <w:t xml:space="preserve">5. </w:t>
        </w:r>
        <w:r w:rsidRPr="00822B6D">
          <w:rPr>
            <w:rFonts w:ascii="標楷體" w:eastAsia="標楷體" w:hAnsi="標楷體" w:hint="eastAsia"/>
            <w:color w:val="000000" w:themeColor="text1"/>
            <w:szCs w:val="24"/>
          </w:rPr>
          <w:t>主動重新同步</w:t>
        </w:r>
      </w:ins>
      <w:ins w:id="145" w:author="韓聖偉" w:date="2026-05-29T14:24:00Z">
        <w:r>
          <w:rPr>
            <w:rFonts w:ascii="標楷體" w:eastAsia="標楷體" w:hAnsi="標楷體" w:hint="eastAsia"/>
            <w:color w:val="000000" w:themeColor="text1"/>
            <w:szCs w:val="24"/>
          </w:rPr>
          <w:t>(</w:t>
        </w:r>
        <w:r w:rsidRPr="00822B6D">
          <w:rPr>
            <w:rFonts w:ascii="標楷體" w:eastAsia="標楷體" w:hAnsi="標楷體"/>
            <w:color w:val="000000" w:themeColor="text1"/>
            <w:szCs w:val="24"/>
          </w:rPr>
          <w:t>ra_sync_dock_status_resync_schedule_in_process</w:t>
        </w:r>
        <w:r>
          <w:rPr>
            <w:rFonts w:ascii="標楷體" w:eastAsia="標楷體" w:hAnsi="標楷體" w:hint="eastAsia"/>
            <w:color w:val="000000" w:themeColor="text1"/>
            <w:szCs w:val="24"/>
          </w:rPr>
          <w:t>、</w:t>
        </w:r>
        <w:r w:rsidRPr="00822B6D">
          <w:rPr>
            <w:rFonts w:ascii="標楷體" w:eastAsia="標楷體" w:hAnsi="標楷體"/>
            <w:color w:val="000000" w:themeColor="text1"/>
            <w:szCs w:val="24"/>
          </w:rPr>
          <w:t>ra_sync_dock_status_resync_schedule_process_start_time</w:t>
        </w:r>
        <w:bookmarkStart w:id="146" w:name="_GoBack"/>
        <w:bookmarkEnd w:id="146"/>
        <w:r>
          <w:rPr>
            <w:rFonts w:ascii="標楷體" w:eastAsia="標楷體" w:hAnsi="標楷體" w:hint="eastAsia"/>
            <w:color w:val="000000" w:themeColor="text1"/>
            <w:szCs w:val="24"/>
          </w:rPr>
          <w:t>)</w:t>
        </w:r>
      </w:ins>
    </w:p>
    <w:p w:rsidR="004D251B" w:rsidRDefault="004D251B" w:rsidP="004D251B">
      <w:pPr>
        <w:pStyle w:val="af5"/>
        <w:widowControl/>
        <w:ind w:leftChars="0"/>
        <w:rPr>
          <w:ins w:id="147" w:author="韓聖偉" w:date="2026-05-29T13:58:00Z"/>
          <w:rFonts w:ascii="標楷體" w:eastAsia="標楷體" w:hAnsi="標楷體" w:hint="eastAsia"/>
          <w:color w:val="000000" w:themeColor="text1"/>
          <w:szCs w:val="24"/>
        </w:rPr>
        <w:pPrChange w:id="148" w:author="韓聖偉" w:date="2026-05-29T14:18:00Z">
          <w:pPr>
            <w:pStyle w:val="af5"/>
            <w:widowControl/>
            <w:numPr>
              <w:numId w:val="38"/>
            </w:numPr>
            <w:ind w:leftChars="0" w:hanging="480"/>
          </w:pPr>
        </w:pPrChange>
      </w:pPr>
    </w:p>
    <w:p w:rsidR="00F753E4" w:rsidRDefault="00F753E4" w:rsidP="00D652C9">
      <w:pPr>
        <w:pStyle w:val="af5"/>
        <w:widowControl/>
        <w:numPr>
          <w:ilvl w:val="0"/>
          <w:numId w:val="38"/>
        </w:numPr>
        <w:ind w:leftChars="0"/>
        <w:rPr>
          <w:ins w:id="149" w:author="韓聖偉" w:date="2026-05-29T13:56:00Z"/>
          <w:rFonts w:ascii="標楷體" w:eastAsia="標楷體" w:hAnsi="標楷體" w:hint="eastAsia"/>
          <w:color w:val="000000" w:themeColor="text1"/>
          <w:szCs w:val="24"/>
        </w:rPr>
      </w:pPr>
      <w:moveToRangeStart w:id="150" w:author="韓聖偉" w:date="2026-05-29T13:58:00Z" w:name="move230955554"/>
      <w:moveTo w:id="151" w:author="韓聖偉" w:date="2026-05-29T13:58:00Z">
        <w:r w:rsidRPr="00EC3B6F">
          <w:rPr>
            <w:rFonts w:ascii="標楷體" w:eastAsia="標楷體" w:hAnsi="標楷體" w:hint="eastAsia"/>
            <w:b/>
            <w:color w:val="000000" w:themeColor="text1"/>
            <w:szCs w:val="24"/>
          </w:rPr>
          <w:t>執行順序</w:t>
        </w:r>
        <w:r w:rsidRPr="00EC3B6F">
          <w:rPr>
            <w:rFonts w:ascii="標楷體" w:eastAsia="標楷體" w:hAnsi="標楷體" w:hint="eastAsia"/>
            <w:color w:val="000000" w:themeColor="text1"/>
            <w:szCs w:val="24"/>
          </w:rPr>
          <w:t xml:space="preserve"> : [5、主動重新同步] 為初次需執行功能。</w:t>
        </w:r>
      </w:moveTo>
      <w:moveToRangeEnd w:id="150"/>
    </w:p>
    <w:p w:rsidR="007D3CC2" w:rsidRPr="00EC3B6F" w:rsidDel="00F753E4" w:rsidRDefault="007D3CC2" w:rsidP="00F753E4">
      <w:pPr>
        <w:pStyle w:val="af5"/>
        <w:widowControl/>
        <w:ind w:leftChars="0"/>
        <w:rPr>
          <w:del w:id="152" w:author="韓聖偉" w:date="2026-05-29T13:58:00Z"/>
          <w:rFonts w:ascii="標楷體" w:eastAsia="標楷體" w:hAnsi="標楷體"/>
          <w:color w:val="000000" w:themeColor="text1"/>
          <w:szCs w:val="24"/>
        </w:rPr>
        <w:pPrChange w:id="153" w:author="韓聖偉" w:date="2026-05-29T13:58:00Z">
          <w:pPr>
            <w:pStyle w:val="af5"/>
            <w:widowControl/>
            <w:numPr>
              <w:numId w:val="38"/>
            </w:numPr>
            <w:ind w:leftChars="0" w:hanging="480"/>
          </w:pPr>
        </w:pPrChange>
      </w:pPr>
    </w:p>
    <w:p w:rsidR="00083C90" w:rsidRPr="00EC3B6F" w:rsidRDefault="00D01A31" w:rsidP="00F753E4">
      <w:pPr>
        <w:pStyle w:val="af5"/>
        <w:widowControl/>
        <w:ind w:leftChars="0"/>
        <w:jc w:val="both"/>
        <w:rPr>
          <w:rFonts w:ascii="標楷體" w:eastAsia="標楷體" w:hAnsi="標楷體"/>
          <w:color w:val="000000" w:themeColor="text1"/>
          <w:szCs w:val="24"/>
        </w:rPr>
        <w:pPrChange w:id="154" w:author="韓聖偉" w:date="2026-05-29T13:58:00Z">
          <w:pPr>
            <w:pStyle w:val="af5"/>
            <w:widowControl/>
            <w:numPr>
              <w:numId w:val="38"/>
            </w:numPr>
            <w:ind w:leftChars="0" w:hanging="480"/>
            <w:jc w:val="both"/>
          </w:pPr>
        </w:pPrChange>
      </w:pPr>
      <w:moveFromRangeStart w:id="155" w:author="韓聖偉" w:date="2026-05-29T13:58:00Z" w:name="move230955554"/>
      <w:moveFrom w:id="156" w:author="韓聖偉" w:date="2026-05-29T13:58:00Z">
        <w:r w:rsidRPr="00EC3B6F" w:rsidDel="00F753E4">
          <w:rPr>
            <w:rFonts w:ascii="標楷體" w:eastAsia="標楷體" w:hAnsi="標楷體" w:hint="eastAsia"/>
            <w:b/>
            <w:color w:val="000000" w:themeColor="text1"/>
            <w:szCs w:val="24"/>
          </w:rPr>
          <w:t>執行順序</w:t>
        </w:r>
        <w:r w:rsidRPr="00EC3B6F" w:rsidDel="00F753E4">
          <w:rPr>
            <w:rFonts w:ascii="標楷體" w:eastAsia="標楷體" w:hAnsi="標楷體" w:hint="eastAsia"/>
            <w:color w:val="000000" w:themeColor="text1"/>
            <w:szCs w:val="24"/>
          </w:rPr>
          <w:t xml:space="preserve"> : [5、主動重新同步] 為初次需執行功能。</w:t>
        </w:r>
      </w:moveFrom>
      <w:moveFromRangeEnd w:id="155"/>
    </w:p>
    <w:p w:rsidR="00083C90" w:rsidRPr="00EC3B6F" w:rsidRDefault="00083C90" w:rsidP="00EC3B6F">
      <w:pPr>
        <w:rPr>
          <w:color w:val="000000" w:themeColor="text1"/>
        </w:rPr>
      </w:pPr>
    </w:p>
    <w:p w:rsidR="00203CA5" w:rsidRPr="00EC3B6F" w:rsidRDefault="00203CA5" w:rsidP="00203CA5">
      <w:pPr>
        <w:pStyle w:val="2"/>
        <w:rPr>
          <w:rFonts w:ascii="標楷體" w:eastAsia="標楷體" w:hAnsi="標楷體"/>
          <w:color w:val="000000" w:themeColor="text1"/>
          <w:sz w:val="32"/>
          <w:szCs w:val="32"/>
        </w:rPr>
      </w:pPr>
      <w:r w:rsidRPr="00EC3B6F">
        <w:rPr>
          <w:rStyle w:val="10"/>
          <w:rFonts w:ascii="標楷體" w:eastAsia="標楷體" w:hAnsi="標楷體"/>
          <w:b/>
          <w:color w:val="000000" w:themeColor="text1"/>
          <w:sz w:val="32"/>
          <w:szCs w:val="32"/>
        </w:rPr>
        <w:t>1</w:t>
      </w:r>
      <w:r w:rsidRPr="00EC3B6F">
        <w:rPr>
          <w:rFonts w:ascii="標楷體" w:eastAsia="標楷體" w:hAnsi="標楷體"/>
          <w:color w:val="000000" w:themeColor="text1"/>
          <w:sz w:val="32"/>
          <w:szCs w:val="32"/>
        </w:rPr>
        <w:t>、</w:t>
      </w:r>
      <w:r w:rsidRPr="00EC3B6F">
        <w:rPr>
          <w:rFonts w:ascii="標楷體" w:eastAsia="標楷體" w:hAnsi="標楷體" w:hint="eastAsia"/>
          <w:color w:val="000000" w:themeColor="text1"/>
          <w:sz w:val="32"/>
          <w:szCs w:val="32"/>
        </w:rPr>
        <w:t>執行已停車的</w:t>
      </w:r>
      <w:r w:rsidR="003D3424" w:rsidRPr="00EC3B6F">
        <w:rPr>
          <w:rFonts w:ascii="標楷體" w:eastAsia="標楷體" w:hAnsi="標楷體" w:hint="eastAsia"/>
          <w:color w:val="000000" w:themeColor="text1"/>
          <w:sz w:val="32"/>
          <w:szCs w:val="32"/>
        </w:rPr>
        <w:t>碼</w:t>
      </w:r>
      <w:r w:rsidRPr="00EC3B6F">
        <w:rPr>
          <w:rFonts w:ascii="標楷體" w:eastAsia="標楷體" w:hAnsi="標楷體" w:hint="eastAsia"/>
          <w:color w:val="000000" w:themeColor="text1"/>
          <w:sz w:val="32"/>
          <w:szCs w:val="32"/>
        </w:rPr>
        <w:t>頭，已</w:t>
      </w:r>
      <w:proofErr w:type="gramStart"/>
      <w:r w:rsidRPr="00EC3B6F">
        <w:rPr>
          <w:rFonts w:ascii="標楷體" w:eastAsia="標楷體" w:hAnsi="標楷體" w:hint="eastAsia"/>
          <w:color w:val="000000" w:themeColor="text1"/>
          <w:sz w:val="32"/>
          <w:szCs w:val="32"/>
        </w:rPr>
        <w:t>超過需離場</w:t>
      </w:r>
      <w:proofErr w:type="gramEnd"/>
      <w:r w:rsidRPr="00EC3B6F">
        <w:rPr>
          <w:rFonts w:ascii="標楷體" w:eastAsia="標楷體" w:hAnsi="標楷體" w:hint="eastAsia"/>
          <w:color w:val="000000" w:themeColor="text1"/>
          <w:sz w:val="32"/>
          <w:szCs w:val="32"/>
        </w:rPr>
        <w:t>時間，並且顯示在指示燈上</w:t>
      </w:r>
    </w:p>
    <w:p w:rsidR="00203CA5" w:rsidRPr="00EC3B6F" w:rsidRDefault="00203CA5" w:rsidP="00203CA5">
      <w:pPr>
        <w:pStyle w:val="aa"/>
        <w:ind w:left="0"/>
        <w:rPr>
          <w:rFonts w:ascii="標楷體" w:hAnsi="標楷體" w:cs="Arial"/>
          <w:color w:val="000000" w:themeColor="text1"/>
          <w:szCs w:val="24"/>
        </w:rPr>
      </w:pPr>
      <w:r w:rsidRPr="00EC3B6F">
        <w:rPr>
          <w:rFonts w:ascii="標楷體" w:hAnsi="標楷體" w:hint="eastAsia"/>
          <w:b/>
          <w:color w:val="000000" w:themeColor="text1"/>
          <w:szCs w:val="24"/>
        </w:rPr>
        <w:t>功能說明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 w:rsidR="00D51C70" w:rsidRPr="00EC3B6F">
        <w:rPr>
          <w:rFonts w:ascii="標楷體" w:hAnsi="標楷體" w:cs="Arial" w:hint="eastAsia"/>
          <w:color w:val="000000" w:themeColor="text1"/>
          <w:szCs w:val="24"/>
        </w:rPr>
        <w:t>確認車輛是否已經到達預約單的結束時間，如果已到達，發送提醒訊息到碼頭字幕機</w:t>
      </w:r>
      <w:r w:rsidRPr="00EC3B6F">
        <w:rPr>
          <w:rFonts w:ascii="標楷體" w:hAnsi="標楷體" w:cs="Arial" w:hint="eastAsia"/>
          <w:color w:val="000000" w:themeColor="text1"/>
          <w:szCs w:val="24"/>
        </w:rPr>
        <w:t>。</w:t>
      </w:r>
    </w:p>
    <w:p w:rsidR="003D3424" w:rsidRPr="00EC3B6F" w:rsidRDefault="003D3424" w:rsidP="003D3424">
      <w:pPr>
        <w:pStyle w:val="aa"/>
        <w:ind w:left="0"/>
        <w:rPr>
          <w:rFonts w:ascii="標楷體" w:hAnsi="標楷體" w:cs="Arial"/>
          <w:color w:val="000000" w:themeColor="text1"/>
          <w:szCs w:val="24"/>
        </w:rPr>
      </w:pPr>
      <w:r w:rsidRPr="00EC3B6F">
        <w:rPr>
          <w:rFonts w:ascii="標楷體" w:hAnsi="標楷體" w:hint="eastAsia"/>
          <w:b/>
          <w:color w:val="000000" w:themeColor="text1"/>
          <w:szCs w:val="24"/>
        </w:rPr>
        <w:t>排程頻率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 w:rsidRPr="00EC3B6F">
        <w:rPr>
          <w:rFonts w:ascii="標楷體" w:hAnsi="標楷體" w:cs="Arial" w:hint="eastAsia"/>
          <w:color w:val="000000" w:themeColor="text1"/>
          <w:szCs w:val="24"/>
        </w:rPr>
        <w:t xml:space="preserve">每 1 分鐘執行一次。 </w:t>
      </w:r>
    </w:p>
    <w:p w:rsidR="00203CA5" w:rsidRPr="00EC3B6F" w:rsidRDefault="00203CA5" w:rsidP="00203CA5">
      <w:pPr>
        <w:widowControl/>
        <w:rPr>
          <w:rStyle w:val="10"/>
          <w:rFonts w:ascii="標楷體" w:eastAsia="標楷體" w:hAnsi="標楷體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 xml:space="preserve">API </w:t>
      </w:r>
      <w:r w:rsidRPr="00EC3B6F">
        <w:rPr>
          <w:rStyle w:val="10"/>
          <w:rFonts w:ascii="標楷體" w:eastAsia="標楷體" w:hAnsi="標楷體" w:hint="eastAsia"/>
          <w:color w:val="000000" w:themeColor="text1"/>
          <w:sz w:val="24"/>
          <w:szCs w:val="24"/>
        </w:rPr>
        <w:t>業務流程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>:</w:t>
      </w: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ab/>
      </w:r>
    </w:p>
    <w:p w:rsidR="00112EBE" w:rsidRPr="00EC3B6F" w:rsidRDefault="00D51C70" w:rsidP="00D51C70">
      <w:pPr>
        <w:pStyle w:val="af5"/>
        <w:widowControl/>
        <w:numPr>
          <w:ilvl w:val="0"/>
          <w:numId w:val="17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查詢目前在碼頭停靠且尚未離場的預約單</w:t>
      </w:r>
    </w:p>
    <w:p w:rsidR="00112EBE" w:rsidRPr="00EC3B6F" w:rsidRDefault="00112EBE" w:rsidP="0037515D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select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  <w:r w:rsidR="00600D3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b.</w:t>
      </w:r>
      <w:r w:rsidR="00D51C70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book_no,</w:t>
      </w:r>
      <w:r w:rsidR="00600D3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b.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book_status,</w:t>
      </w:r>
      <w:r w:rsidR="00600D3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b.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book_time_begin,</w:t>
      </w:r>
      <w:r w:rsidR="00600D3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b.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book_time_end,</w:t>
      </w:r>
      <w:r w:rsidR="00600D3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b.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dock_no,</w:t>
      </w:r>
      <w:r w:rsidR="00600D3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b.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carno</w:t>
      </w:r>
      <w:r w:rsidR="00600D3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,d.fill_status</w:t>
      </w:r>
    </w:p>
    <w:p w:rsidR="00600D31" w:rsidRPr="00EC3B6F" w:rsidRDefault="003D3424" w:rsidP="0037515D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from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  <w:r w:rsidR="00600D31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BK_DockFillStatus d</w:t>
      </w:r>
    </w:p>
    <w:p w:rsidR="003D3424" w:rsidRPr="00EC3B6F" w:rsidRDefault="00600D31" w:rsidP="0037515D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join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BK_booking b on b.dock_no = d.dock_no and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b.carno = d.carno</w:t>
      </w:r>
    </w:p>
    <w:p w:rsidR="00600D31" w:rsidRPr="00EC3B6F" w:rsidRDefault="00D51C70" w:rsidP="0037515D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where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  <w:r w:rsidR="00600D3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d.fill_status in ('occupied','overdue')</w:t>
      </w:r>
    </w:p>
    <w:p w:rsidR="00112EBE" w:rsidRPr="00EC3B6F" w:rsidRDefault="00600D31" w:rsidP="0037515D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and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b.</w:t>
      </w:r>
      <w:r w:rsidR="00D51C70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book_status in ('work','finish'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,'overdue_not_departed'</w:t>
      </w:r>
      <w:r w:rsidR="00D51C70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)</w:t>
      </w:r>
    </w:p>
    <w:p w:rsidR="00203CA5" w:rsidRPr="00EC3B6F" w:rsidRDefault="00112EBE" w:rsidP="0037515D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AND </w:t>
      </w:r>
      <w:r w:rsidR="00600D3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b.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book_time_end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&lt; 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getdate()</w:t>
      </w:r>
      <w:proofErr w:type="gramEnd"/>
    </w:p>
    <w:p w:rsidR="003D3424" w:rsidRPr="00EC3B6F" w:rsidRDefault="003D3424" w:rsidP="0037515D">
      <w:pPr>
        <w:pStyle w:val="af5"/>
        <w:widowControl/>
        <w:numPr>
          <w:ilvl w:val="0"/>
          <w:numId w:val="17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若字幕機傳送失敗，需於 BK_PassSubtitleMachineLog 記錄失敗原因與時間。</w:t>
      </w:r>
    </w:p>
    <w:p w:rsidR="00203CA5" w:rsidRPr="00EC3B6F" w:rsidRDefault="00112EBE" w:rsidP="0037515D">
      <w:pPr>
        <w:pStyle w:val="af5"/>
        <w:widowControl/>
        <w:numPr>
          <w:ilvl w:val="0"/>
          <w:numId w:val="17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對每筆記錄，立即發送至對應燈箱訊息操作:</w:t>
      </w:r>
    </w:p>
    <w:p w:rsidR="00112EBE" w:rsidRPr="00EC3B6F" w:rsidRDefault="00112EBE" w:rsidP="00112EBE">
      <w:pPr>
        <w:pStyle w:val="af5"/>
        <w:widowControl/>
        <w:numPr>
          <w:ilvl w:val="1"/>
          <w:numId w:val="17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新增傳送字幕機紀錄</w:t>
      </w:r>
    </w:p>
    <w:p w:rsidR="00112EBE" w:rsidRPr="00EC3B6F" w:rsidRDefault="00112EBE" w:rsidP="00112EBE">
      <w:pPr>
        <w:widowControl/>
        <w:ind w:leftChars="40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insert BK_PassSubtitleMachineLog (send_time,machine_no,send_msg) </w:t>
      </w:r>
      <w:r w:rsidR="003D3424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values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('{傳送字幕機當下時間}','{字幕機編號}','{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時間預約到，請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盡速離場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} ')</w:t>
      </w:r>
    </w:p>
    <w:p w:rsidR="00112EBE" w:rsidRPr="00EC3B6F" w:rsidRDefault="00112EBE" w:rsidP="00112EBE">
      <w:pPr>
        <w:widowControl/>
        <w:ind w:leftChars="40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112EBE" w:rsidRPr="00EC3B6F" w:rsidRDefault="00112EBE" w:rsidP="00112EBE">
      <w:pPr>
        <w:pStyle w:val="af5"/>
        <w:widowControl/>
        <w:numPr>
          <w:ilvl w:val="1"/>
          <w:numId w:val="17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發送訊息到碼頭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"{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時間預約到，請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盡速離場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}"</w:t>
      </w:r>
    </w:p>
    <w:p w:rsidR="00A23D1E" w:rsidRPr="00EC3B6F" w:rsidRDefault="00A23D1E" w:rsidP="00203CA5">
      <w:pPr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A23D1E" w:rsidRPr="00EC3B6F" w:rsidRDefault="00A23D1E" w:rsidP="00203CA5">
      <w:pPr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A23D1E" w:rsidRPr="00EC3B6F" w:rsidRDefault="00A23D1E" w:rsidP="00113E62">
      <w:pPr>
        <w:pStyle w:val="2"/>
        <w:tabs>
          <w:tab w:val="left" w:pos="7984"/>
        </w:tabs>
        <w:rPr>
          <w:rFonts w:ascii="標楷體" w:eastAsia="標楷體" w:hAnsi="標楷體"/>
          <w:color w:val="000000" w:themeColor="text1"/>
          <w:sz w:val="32"/>
          <w:szCs w:val="32"/>
        </w:rPr>
      </w:pPr>
      <w:r w:rsidRPr="00EC3B6F">
        <w:rPr>
          <w:rStyle w:val="10"/>
          <w:rFonts w:ascii="標楷體" w:eastAsia="標楷體" w:hAnsi="標楷體"/>
          <w:b/>
          <w:color w:val="000000" w:themeColor="text1"/>
          <w:sz w:val="32"/>
          <w:szCs w:val="32"/>
        </w:rPr>
        <w:t>2</w:t>
      </w:r>
      <w:r w:rsidRPr="00EC3B6F">
        <w:rPr>
          <w:rFonts w:ascii="標楷體" w:eastAsia="標楷體" w:hAnsi="標楷體"/>
          <w:color w:val="000000" w:themeColor="text1"/>
          <w:sz w:val="32"/>
          <w:szCs w:val="32"/>
        </w:rPr>
        <w:t>、</w:t>
      </w:r>
      <w:r w:rsidRPr="00EC3B6F">
        <w:rPr>
          <w:rFonts w:ascii="標楷體" w:eastAsia="標楷體" w:hAnsi="標楷體" w:hint="eastAsia"/>
          <w:color w:val="000000" w:themeColor="text1"/>
          <w:sz w:val="32"/>
          <w:szCs w:val="32"/>
        </w:rPr>
        <w:t>啟動搜尋有預約車號的</w:t>
      </w:r>
      <w:r w:rsidR="003D3424" w:rsidRPr="00EC3B6F">
        <w:rPr>
          <w:rFonts w:ascii="標楷體" w:eastAsia="標楷體" w:hAnsi="標楷體" w:hint="eastAsia"/>
          <w:color w:val="000000" w:themeColor="text1"/>
          <w:sz w:val="32"/>
          <w:szCs w:val="32"/>
        </w:rPr>
        <w:t>碼</w:t>
      </w:r>
      <w:r w:rsidRPr="00EC3B6F">
        <w:rPr>
          <w:rFonts w:ascii="標楷體" w:eastAsia="標楷體" w:hAnsi="標楷體" w:hint="eastAsia"/>
          <w:color w:val="000000" w:themeColor="text1"/>
          <w:sz w:val="32"/>
          <w:szCs w:val="32"/>
        </w:rPr>
        <w:t>頭，並且顯示在指示燈上</w:t>
      </w:r>
      <w:r w:rsidR="009F2377">
        <w:rPr>
          <w:rFonts w:ascii="標楷體" w:eastAsia="標楷體" w:hAnsi="標楷體"/>
          <w:color w:val="000000" w:themeColor="text1"/>
          <w:sz w:val="32"/>
          <w:szCs w:val="32"/>
        </w:rPr>
        <w:tab/>
      </w:r>
    </w:p>
    <w:p w:rsidR="00A23D1E" w:rsidRPr="00EC3B6F" w:rsidRDefault="00A23D1E" w:rsidP="00A23D1E">
      <w:pPr>
        <w:pStyle w:val="aa"/>
        <w:ind w:left="0"/>
        <w:rPr>
          <w:rFonts w:ascii="標楷體" w:hAnsi="標楷體" w:cs="Arial"/>
          <w:color w:val="000000" w:themeColor="text1"/>
          <w:szCs w:val="24"/>
        </w:rPr>
      </w:pPr>
      <w:r w:rsidRPr="00EC3B6F">
        <w:rPr>
          <w:rFonts w:ascii="標楷體" w:hAnsi="標楷體" w:hint="eastAsia"/>
          <w:b/>
          <w:color w:val="000000" w:themeColor="text1"/>
          <w:szCs w:val="24"/>
        </w:rPr>
        <w:t>功能說明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 w:rsidR="00D51C70" w:rsidRPr="00EC3B6F">
        <w:rPr>
          <w:rFonts w:ascii="標楷體" w:hAnsi="標楷體" w:cs="Arial" w:hint="eastAsia"/>
          <w:color w:val="000000" w:themeColor="text1"/>
          <w:szCs w:val="24"/>
        </w:rPr>
        <w:t>定時掃描預約中的碼頭，對目前空板的碼頭發送預約車號訊息</w:t>
      </w:r>
      <w:r w:rsidRPr="00EC3B6F">
        <w:rPr>
          <w:rFonts w:ascii="標楷體" w:hAnsi="標楷體" w:cs="Arial" w:hint="eastAsia"/>
          <w:color w:val="000000" w:themeColor="text1"/>
          <w:szCs w:val="24"/>
        </w:rPr>
        <w:t>。</w:t>
      </w:r>
    </w:p>
    <w:p w:rsidR="0037515D" w:rsidRPr="00EC3B6F" w:rsidRDefault="0037515D" w:rsidP="00A23D1E">
      <w:pPr>
        <w:pStyle w:val="aa"/>
        <w:ind w:left="0"/>
        <w:rPr>
          <w:rFonts w:ascii="標楷體" w:hAnsi="標楷體" w:cs="Arial"/>
          <w:bCs/>
          <w:color w:val="000000" w:themeColor="text1"/>
          <w:szCs w:val="24"/>
        </w:rPr>
      </w:pPr>
      <w:r w:rsidRPr="00EC3B6F">
        <w:rPr>
          <w:rFonts w:ascii="標楷體" w:hAnsi="標楷體" w:hint="eastAsia"/>
          <w:b/>
          <w:color w:val="000000" w:themeColor="text1"/>
          <w:szCs w:val="24"/>
        </w:rPr>
        <w:lastRenderedPageBreak/>
        <w:t>排程頻率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 w:rsidRPr="00EC3B6F">
        <w:rPr>
          <w:rFonts w:ascii="標楷體" w:hAnsi="標楷體" w:cs="Arial" w:hint="eastAsia"/>
          <w:color w:val="000000" w:themeColor="text1"/>
          <w:szCs w:val="24"/>
        </w:rPr>
        <w:t>每 1 分鐘執行一次。</w:t>
      </w:r>
    </w:p>
    <w:p w:rsidR="00A23D1E" w:rsidRPr="00EC3B6F" w:rsidRDefault="00A23D1E" w:rsidP="00A23D1E">
      <w:pPr>
        <w:widowControl/>
        <w:rPr>
          <w:rStyle w:val="10"/>
          <w:rFonts w:ascii="標楷體" w:eastAsia="標楷體" w:hAnsi="標楷體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color w:val="000000" w:themeColor="text1"/>
          <w:sz w:val="24"/>
          <w:szCs w:val="24"/>
        </w:rPr>
        <w:t>業務流程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>:</w:t>
      </w: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ab/>
      </w:r>
    </w:p>
    <w:p w:rsidR="00A23D1E" w:rsidRPr="00EC3B6F" w:rsidRDefault="002C0C94" w:rsidP="0037515D">
      <w:pPr>
        <w:pStyle w:val="af5"/>
        <w:widowControl/>
        <w:numPr>
          <w:ilvl w:val="0"/>
          <w:numId w:val="2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檢查碼頭上需要顯示車輛預約中的碼頭</w:t>
      </w:r>
    </w:p>
    <w:p w:rsidR="002C0C94" w:rsidRPr="00EC3B6F" w:rsidRDefault="002C0C94" w:rsidP="002C0C94">
      <w:pPr>
        <w:pStyle w:val="af5"/>
        <w:widowControl/>
        <w:numPr>
          <w:ilvl w:val="1"/>
          <w:numId w:val="2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撈取提前入場時間</w:t>
      </w:r>
    </w:p>
    <w:p w:rsidR="002C0C94" w:rsidRPr="00EC3B6F" w:rsidRDefault="002C0C94" w:rsidP="002C0C94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select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para_value</w:t>
      </w:r>
    </w:p>
    <w:p w:rsidR="002C0C94" w:rsidRPr="00EC3B6F" w:rsidRDefault="002C0C94" w:rsidP="002C0C94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from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BK_Parameter</w:t>
      </w:r>
    </w:p>
    <w:p w:rsidR="002C0C94" w:rsidRPr="00EC3B6F" w:rsidRDefault="002C0C94" w:rsidP="002C0C94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2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where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para_typ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2"/>
          <w:szCs w:val="24"/>
        </w:rPr>
        <w:t>e='early_entry_time'</w:t>
      </w:r>
    </w:p>
    <w:p w:rsidR="00222CAF" w:rsidRPr="00EC3B6F" w:rsidRDefault="002C0C94" w:rsidP="00222CAF">
      <w:pPr>
        <w:pStyle w:val="af5"/>
        <w:widowControl/>
        <w:numPr>
          <w:ilvl w:val="1"/>
          <w:numId w:val="2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撈取所有需要顯示車輛預約中的碼頭</w:t>
      </w:r>
    </w:p>
    <w:p w:rsidR="00222CAF" w:rsidRPr="00EC3B6F" w:rsidRDefault="00222CAF" w:rsidP="0037515D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select book_no,book_status,area_no,book_time_</w:t>
      </w:r>
      <w:r w:rsidR="003D3424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begin,book_time_end,dock_no,car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no,gate_in_time,gate_out_time,car_in_image</w:t>
      </w:r>
      <w:r w:rsidR="00946F6B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_url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,car_out_image</w:t>
      </w:r>
      <w:r w:rsidR="00863CB0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_url</w:t>
      </w:r>
    </w:p>
    <w:p w:rsidR="00222CAF" w:rsidRPr="00EC3B6F" w:rsidRDefault="00222CAF" w:rsidP="0037515D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from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BK_booking</w:t>
      </w:r>
    </w:p>
    <w:p w:rsidR="00D51C70" w:rsidRDefault="00222CAF">
      <w:pPr>
        <w:pStyle w:val="af5"/>
        <w:widowControl/>
        <w:ind w:leftChars="0" w:left="960"/>
        <w:rPr>
          <w:ins w:id="157" w:author="韓聖偉" w:date="2026-05-07T16:56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where </w:t>
      </w:r>
      <w:r w:rsidR="00D51C70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getdate()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</w:t>
      </w:r>
      <w:r w:rsidR="00D51C70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between DATEADD(MINUTE, -{撈取提前入場時間-para_value}, book_time_begin) and book_time_end</w:t>
      </w:r>
    </w:p>
    <w:p w:rsidR="002F4F5A" w:rsidRPr="00EC3B6F" w:rsidRDefault="002F4F5A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ins w:id="158" w:author="韓聖偉" w:date="2026-05-07T16:56:00Z">
        <w:r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and</w:t>
        </w:r>
        <w:proofErr w:type="gramEnd"/>
        <w:r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 xml:space="preserve"> </w:t>
        </w:r>
        <w:r w:rsidRPr="002F4F5A">
          <w:rPr>
            <w:rStyle w:val="10"/>
            <w:rFonts w:ascii="標楷體" w:eastAsia="標楷體" w:hAnsi="標楷體"/>
            <w:b w:val="0"/>
            <w:color w:val="000000" w:themeColor="text1"/>
            <w:sz w:val="24"/>
            <w:szCs w:val="24"/>
          </w:rPr>
          <w:t>book_status</w:t>
        </w:r>
        <w:r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 xml:space="preserve"> in ('create','enter')</w:t>
        </w:r>
      </w:ins>
    </w:p>
    <w:p w:rsidR="002C0C94" w:rsidRPr="00EC3B6F" w:rsidRDefault="002C0C94" w:rsidP="0037515D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2C0C94" w:rsidRPr="00EC3B6F" w:rsidRDefault="00222CAF" w:rsidP="0037515D">
      <w:pPr>
        <w:pStyle w:val="af5"/>
        <w:widowControl/>
        <w:numPr>
          <w:ilvl w:val="1"/>
          <w:numId w:val="2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將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[撈取所有需要顯示車輛預約中的碼頭] 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撈取的結果，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迴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圈然後確認哪一個碼頭目前沒有在使用</w:t>
      </w:r>
    </w:p>
    <w:p w:rsidR="00222CAF" w:rsidRPr="00EC3B6F" w:rsidRDefault="00222CAF" w:rsidP="0037515D">
      <w:pPr>
        <w:pStyle w:val="af5"/>
        <w:widowControl/>
        <w:ind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select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dock_no,carno</w:t>
      </w:r>
    </w:p>
    <w:p w:rsidR="00615246" w:rsidRPr="00EC3B6F" w:rsidRDefault="00615246" w:rsidP="0037515D">
      <w:pPr>
        <w:pStyle w:val="af5"/>
        <w:widowControl/>
        <w:ind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from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BK_DockFillStatus</w:t>
      </w:r>
    </w:p>
    <w:p w:rsidR="00222CAF" w:rsidRPr="00EC3B6F" w:rsidRDefault="00222CAF" w:rsidP="0037515D">
      <w:pPr>
        <w:pStyle w:val="af5"/>
        <w:widowControl/>
        <w:ind w:firstLine="48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where dock_no = '{撈取所有需要顯示車輛預約中的碼頭 </w:t>
      </w: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–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dock_no}'</w:t>
      </w:r>
    </w:p>
    <w:p w:rsidR="00222CAF" w:rsidRPr="00EC3B6F" w:rsidRDefault="00222CAF" w:rsidP="0037515D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and</w:t>
      </w:r>
      <w:proofErr w:type="gramEnd"/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</w:t>
      </w:r>
      <w:r w:rsidR="00600D3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fill_status = 'empty'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;</w:t>
      </w:r>
    </w:p>
    <w:p w:rsidR="002C0C94" w:rsidRPr="00EC3B6F" w:rsidRDefault="00591422" w:rsidP="0037515D">
      <w:pPr>
        <w:pStyle w:val="af5"/>
        <w:widowControl/>
        <w:numPr>
          <w:ilvl w:val="0"/>
          <w:numId w:val="2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將上面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[碼頭目前沒有在使用] 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的結果，</w:t>
      </w:r>
      <w:r w:rsidR="002C0C94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立即發送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至對應</w:t>
      </w:r>
      <w:r w:rsidR="002C0C94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燈箱訊息操作</w:t>
      </w:r>
    </w:p>
    <w:p w:rsidR="00591422" w:rsidRPr="00EC3B6F" w:rsidRDefault="00591422" w:rsidP="00591422">
      <w:pPr>
        <w:pStyle w:val="af5"/>
        <w:widowControl/>
        <w:numPr>
          <w:ilvl w:val="1"/>
          <w:numId w:val="2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新增傳送字幕機紀錄</w:t>
      </w:r>
    </w:p>
    <w:p w:rsidR="00591422" w:rsidRPr="00EC3B6F" w:rsidRDefault="00591422" w:rsidP="0037515D">
      <w:pPr>
        <w:widowControl/>
        <w:ind w:leftChars="40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insert BK_PassSubtitleMachineLog (send_time,machine_no,send_msg) </w:t>
      </w:r>
      <w:r w:rsidR="003D3424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values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('{傳送字幕機當下時間}','{字幕機編號}','{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撈取所有需要顯示車輛預約中的碼頭</w:t>
      </w:r>
      <w:r w:rsidR="00D51C70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-car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no}預約中')</w:t>
      </w:r>
    </w:p>
    <w:p w:rsidR="00547EAA" w:rsidRPr="00EC3B6F" w:rsidRDefault="00547EAA" w:rsidP="0037515D">
      <w:pPr>
        <w:widowControl/>
        <w:ind w:leftChars="40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547EAA" w:rsidRPr="00EC3B6F" w:rsidRDefault="00547EAA" w:rsidP="0037515D">
      <w:pPr>
        <w:pStyle w:val="af5"/>
        <w:widowControl/>
        <w:numPr>
          <w:ilvl w:val="1"/>
          <w:numId w:val="2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發送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"{撈取所有需要顯示車輛預約中的碼頭</w:t>
      </w:r>
      <w:r w:rsidR="003D3424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-car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no}預約中"</w:t>
      </w:r>
    </w:p>
    <w:p w:rsidR="00547EAA" w:rsidRPr="00EC3B6F" w:rsidRDefault="00547EAA" w:rsidP="0037515D">
      <w:pPr>
        <w:pStyle w:val="af5"/>
        <w:widowControl/>
        <w:numPr>
          <w:ilvl w:val="1"/>
          <w:numId w:val="24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如果撈取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[撈取所有需要顯示車輛預約中的碼頭] 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的結果同一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個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碼頭，有兩個以上的資料，需要先用順序較前面的那一個車號。</w:t>
      </w:r>
    </w:p>
    <w:p w:rsidR="00A23D1E" w:rsidRPr="00EC3B6F" w:rsidRDefault="00A23D1E" w:rsidP="0037515D">
      <w:pPr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A23D1E" w:rsidRPr="00EC3B6F" w:rsidRDefault="00A23D1E" w:rsidP="00A23D1E">
      <w:pPr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A23D1E" w:rsidRPr="00EC3B6F" w:rsidRDefault="00A23D1E" w:rsidP="00A23D1E">
      <w:pPr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A23D1E" w:rsidRPr="00EC3B6F" w:rsidRDefault="00A23D1E" w:rsidP="00A23D1E">
      <w:pPr>
        <w:pStyle w:val="2"/>
        <w:rPr>
          <w:rFonts w:ascii="標楷體" w:eastAsia="標楷體" w:hAnsi="標楷體"/>
          <w:color w:val="000000" w:themeColor="text1"/>
          <w:sz w:val="32"/>
          <w:szCs w:val="32"/>
        </w:rPr>
      </w:pPr>
      <w:r w:rsidRPr="00EC3B6F">
        <w:rPr>
          <w:rStyle w:val="10"/>
          <w:rFonts w:ascii="標楷體" w:eastAsia="標楷體" w:hAnsi="標楷體"/>
          <w:b/>
          <w:color w:val="000000" w:themeColor="text1"/>
          <w:sz w:val="32"/>
          <w:szCs w:val="32"/>
        </w:rPr>
        <w:t>3</w:t>
      </w:r>
      <w:r w:rsidRPr="00EC3B6F">
        <w:rPr>
          <w:rFonts w:ascii="標楷體" w:eastAsia="標楷體" w:hAnsi="標楷體"/>
          <w:color w:val="000000" w:themeColor="text1"/>
          <w:sz w:val="32"/>
          <w:szCs w:val="32"/>
        </w:rPr>
        <w:t>、</w:t>
      </w:r>
      <w:r w:rsidR="00F77758" w:rsidRPr="00EC3B6F">
        <w:rPr>
          <w:rFonts w:ascii="標楷體" w:eastAsia="標楷體" w:hAnsi="標楷體" w:hint="eastAsia"/>
          <w:color w:val="000000" w:themeColor="text1"/>
          <w:sz w:val="32"/>
          <w:szCs w:val="32"/>
        </w:rPr>
        <w:t>車子已逾時狀態</w:t>
      </w:r>
      <w:r w:rsidR="00600D31" w:rsidRPr="00EC3B6F">
        <w:rPr>
          <w:rFonts w:ascii="標楷體" w:eastAsia="標楷體" w:hAnsi="標楷體" w:hint="eastAsia"/>
          <w:color w:val="000000" w:themeColor="text1"/>
          <w:sz w:val="32"/>
          <w:szCs w:val="32"/>
        </w:rPr>
        <w:t>標記</w:t>
      </w:r>
    </w:p>
    <w:p w:rsidR="00A23D1E" w:rsidRPr="00EC3B6F" w:rsidRDefault="00A23D1E" w:rsidP="00A23D1E">
      <w:pPr>
        <w:pStyle w:val="aa"/>
        <w:ind w:left="0"/>
        <w:rPr>
          <w:rFonts w:ascii="標楷體" w:hAnsi="標楷體" w:cs="Arial"/>
          <w:color w:val="000000" w:themeColor="text1"/>
          <w:szCs w:val="24"/>
        </w:rPr>
      </w:pPr>
      <w:r w:rsidRPr="00EC3B6F">
        <w:rPr>
          <w:rFonts w:ascii="標楷體" w:hAnsi="標楷體" w:hint="eastAsia"/>
          <w:b/>
          <w:color w:val="000000" w:themeColor="text1"/>
          <w:szCs w:val="24"/>
        </w:rPr>
        <w:t>功能說明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 w:rsidR="00F77758" w:rsidRPr="00EC3B6F">
        <w:rPr>
          <w:rFonts w:ascii="標楷體" w:hAnsi="標楷體" w:cs="Arial" w:hint="eastAsia"/>
          <w:color w:val="000000" w:themeColor="text1"/>
          <w:szCs w:val="24"/>
        </w:rPr>
        <w:t>如果預約單結束時間如果已經到了，未離場，就會設定為，逾時未離場狀態，並</w:t>
      </w:r>
      <w:r w:rsidR="00600D31" w:rsidRPr="00EC3B6F">
        <w:rPr>
          <w:rFonts w:ascii="標楷體" w:hAnsi="標楷體" w:cs="Arial" w:hint="eastAsia"/>
          <w:color w:val="000000" w:themeColor="text1"/>
          <w:szCs w:val="24"/>
        </w:rPr>
        <w:t>將碼頭狀態標記為 overdue，但保留目前停靠車號供查詢與追蹤</w:t>
      </w:r>
      <w:r w:rsidRPr="00EC3B6F">
        <w:rPr>
          <w:rFonts w:ascii="標楷體" w:hAnsi="標楷體" w:cs="Arial" w:hint="eastAsia"/>
          <w:color w:val="000000" w:themeColor="text1"/>
          <w:szCs w:val="24"/>
        </w:rPr>
        <w:t>。</w:t>
      </w:r>
    </w:p>
    <w:p w:rsidR="0037515D" w:rsidRDefault="0037515D" w:rsidP="00A23D1E">
      <w:pPr>
        <w:pStyle w:val="aa"/>
        <w:ind w:left="0"/>
        <w:rPr>
          <w:rFonts w:ascii="標楷體" w:hAnsi="標楷體" w:cs="Arial"/>
          <w:color w:val="000000" w:themeColor="text1"/>
          <w:szCs w:val="24"/>
        </w:rPr>
      </w:pPr>
      <w:r w:rsidRPr="00EC3B6F">
        <w:rPr>
          <w:rFonts w:ascii="標楷體" w:hAnsi="標楷體" w:hint="eastAsia"/>
          <w:b/>
          <w:color w:val="000000" w:themeColor="text1"/>
          <w:szCs w:val="24"/>
        </w:rPr>
        <w:t>排程頻率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 w:rsidRPr="00EC3B6F">
        <w:rPr>
          <w:rFonts w:ascii="標楷體" w:hAnsi="標楷體" w:cs="Arial" w:hint="eastAsia"/>
          <w:color w:val="000000" w:themeColor="text1"/>
          <w:szCs w:val="24"/>
        </w:rPr>
        <w:t>每 1 分鐘執行一次。</w:t>
      </w:r>
    </w:p>
    <w:p w:rsidR="000E0A52" w:rsidRDefault="000E0A52" w:rsidP="00A23D1E">
      <w:pPr>
        <w:pStyle w:val="aa"/>
        <w:ind w:left="0"/>
        <w:rPr>
          <w:rFonts w:ascii="標楷體" w:hAnsi="標楷體" w:cs="Arial"/>
          <w:bCs/>
          <w:color w:val="000000" w:themeColor="text1"/>
          <w:szCs w:val="24"/>
        </w:rPr>
      </w:pPr>
      <w:r>
        <w:rPr>
          <w:rFonts w:ascii="標楷體" w:hAnsi="標楷體" w:hint="eastAsia"/>
          <w:b/>
          <w:color w:val="000000" w:themeColor="text1"/>
          <w:szCs w:val="24"/>
        </w:rPr>
        <w:t>模式限制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>
        <w:rPr>
          <w:rFonts w:ascii="標楷體" w:hAnsi="標楷體" w:cs="Arial"/>
          <w:b/>
          <w:color w:val="000000" w:themeColor="text1"/>
          <w:szCs w:val="24"/>
        </w:rPr>
        <w:br/>
      </w:r>
      <w:r w:rsidRPr="000E0A52">
        <w:rPr>
          <w:rFonts w:ascii="標楷體" w:hAnsi="標楷體" w:cs="Arial" w:hint="eastAsia"/>
          <w:bCs/>
          <w:color w:val="000000" w:themeColor="text1"/>
          <w:szCs w:val="24"/>
        </w:rPr>
        <w:t>有格位模式（enable_dock_flow=Y）：更新 BK_booking.book_status=overdue_not_departed，並更新 BK_DockFillStatus.fill_status=overdue（保留 carno）。</w:t>
      </w:r>
    </w:p>
    <w:p w:rsidR="000E0A52" w:rsidRDefault="000E0A52" w:rsidP="00A23D1E">
      <w:pPr>
        <w:pStyle w:val="aa"/>
        <w:ind w:left="0"/>
        <w:rPr>
          <w:rFonts w:ascii="標楷體" w:hAnsi="標楷體" w:cs="Arial"/>
          <w:bCs/>
          <w:color w:val="000000" w:themeColor="text1"/>
          <w:szCs w:val="24"/>
        </w:rPr>
      </w:pPr>
    </w:p>
    <w:p w:rsidR="000E0A52" w:rsidRDefault="000E0A52" w:rsidP="00A23D1E">
      <w:pPr>
        <w:pStyle w:val="aa"/>
        <w:ind w:left="0"/>
        <w:rPr>
          <w:rFonts w:ascii="標楷體" w:hAnsi="標楷體" w:cs="Arial"/>
          <w:bCs/>
          <w:color w:val="000000" w:themeColor="text1"/>
          <w:szCs w:val="24"/>
        </w:rPr>
      </w:pPr>
      <w:proofErr w:type="gramStart"/>
      <w:r w:rsidRPr="000E0A52">
        <w:rPr>
          <w:rFonts w:ascii="標楷體" w:hAnsi="標楷體" w:cs="Arial" w:hint="eastAsia"/>
          <w:bCs/>
          <w:color w:val="000000" w:themeColor="text1"/>
          <w:szCs w:val="24"/>
        </w:rPr>
        <w:t>純進出場</w:t>
      </w:r>
      <w:proofErr w:type="gramEnd"/>
      <w:r w:rsidRPr="000E0A52">
        <w:rPr>
          <w:rFonts w:ascii="標楷體" w:hAnsi="標楷體" w:cs="Arial" w:hint="eastAsia"/>
          <w:bCs/>
          <w:color w:val="000000" w:themeColor="text1"/>
          <w:szCs w:val="24"/>
        </w:rPr>
        <w:t>模式（enable_dock_flow=N）：僅更新 BK_booking.book_status=overdue_not_departed，不更新 BK_DockFillStatus。</w:t>
      </w:r>
    </w:p>
    <w:p w:rsidR="000E0A52" w:rsidRPr="000E0A52" w:rsidRDefault="000E0A52" w:rsidP="00A23D1E">
      <w:pPr>
        <w:pStyle w:val="aa"/>
        <w:ind w:left="0"/>
        <w:rPr>
          <w:rFonts w:ascii="標楷體" w:hAnsi="標楷體" w:cs="Arial"/>
          <w:bCs/>
          <w:color w:val="000000" w:themeColor="text1"/>
          <w:szCs w:val="24"/>
        </w:rPr>
      </w:pPr>
    </w:p>
    <w:p w:rsidR="00A23D1E" w:rsidRPr="00EC3B6F" w:rsidRDefault="00A23D1E" w:rsidP="00A23D1E">
      <w:pPr>
        <w:widowControl/>
        <w:rPr>
          <w:rStyle w:val="10"/>
          <w:rFonts w:ascii="標楷體" w:eastAsia="標楷體" w:hAnsi="標楷體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 xml:space="preserve">API </w:t>
      </w:r>
      <w:r w:rsidRPr="00EC3B6F">
        <w:rPr>
          <w:rStyle w:val="10"/>
          <w:rFonts w:ascii="標楷體" w:eastAsia="標楷體" w:hAnsi="標楷體" w:hint="eastAsia"/>
          <w:color w:val="000000" w:themeColor="text1"/>
          <w:sz w:val="24"/>
          <w:szCs w:val="24"/>
        </w:rPr>
        <w:t>業務流程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>:</w:t>
      </w: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ab/>
      </w:r>
    </w:p>
    <w:p w:rsidR="00A23D1E" w:rsidRPr="00EC3B6F" w:rsidRDefault="000E0A52" w:rsidP="0037515D">
      <w:pPr>
        <w:pStyle w:val="af5"/>
        <w:widowControl/>
        <w:numPr>
          <w:ilvl w:val="0"/>
          <w:numId w:val="36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0E0A52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先讀取參數 enable_dock_flow</w:t>
      </w:r>
      <w:r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，依模式選擇查詢條件</w:t>
      </w:r>
      <w:r w:rsidR="00A23D1E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。</w:t>
      </w:r>
    </w:p>
    <w:p w:rsidR="000E0A52" w:rsidRDefault="000E0A52" w:rsidP="00113E62">
      <w:pPr>
        <w:pStyle w:val="af5"/>
        <w:widowControl/>
        <w:numPr>
          <w:ilvl w:val="0"/>
          <w:numId w:val="36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0E0A52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有格位模式（enable_dock_flow=Y）查詢：</w:t>
      </w:r>
      <w:r w:rsidRPr="00EC3B6F" w:rsidDel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</w:t>
      </w:r>
    </w:p>
    <w:p w:rsidR="000E0A52" w:rsidRPr="000E0A52" w:rsidRDefault="000E0A52" w:rsidP="000E0A52">
      <w:pPr>
        <w:pStyle w:val="af5"/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select</w:t>
      </w:r>
      <w:proofErr w:type="gramEnd"/>
    </w:p>
    <w:p w:rsidR="000E0A52" w:rsidRPr="000E0A52" w:rsidRDefault="000E0A52" w:rsidP="000E0A52">
      <w:pPr>
        <w:pStyle w:val="af5"/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b.book_no</w:t>
      </w:r>
      <w:proofErr w:type="gramStart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,b.book</w:t>
      </w:r>
      <w:proofErr w:type="gramEnd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_status,b.dock_no,b.carno,b.book_time_begin,b.book_time_end,d.fill_status</w:t>
      </w:r>
    </w:p>
    <w:p w:rsidR="000E0A52" w:rsidRPr="000E0A52" w:rsidRDefault="000E0A52" w:rsidP="000E0A52">
      <w:pPr>
        <w:pStyle w:val="af5"/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from</w:t>
      </w:r>
      <w:proofErr w:type="gramEnd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BK_DockFillStatus d</w:t>
      </w:r>
    </w:p>
    <w:p w:rsidR="000E0A52" w:rsidRPr="000E0A52" w:rsidRDefault="000E0A52" w:rsidP="000E0A52">
      <w:pPr>
        <w:pStyle w:val="af5"/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join</w:t>
      </w:r>
      <w:proofErr w:type="gramEnd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BK_booking b on b.dock_no = d.dock_no and b.carno = d.carno</w:t>
      </w:r>
    </w:p>
    <w:p w:rsidR="000E0A52" w:rsidRPr="000E0A52" w:rsidRDefault="000E0A52" w:rsidP="000E0A52">
      <w:pPr>
        <w:pStyle w:val="af5"/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where</w:t>
      </w:r>
      <w:proofErr w:type="gramEnd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d.fill_status in ('occupied','overdue')</w:t>
      </w:r>
    </w:p>
    <w:p w:rsidR="000E0A52" w:rsidRDefault="000E0A52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and</w:t>
      </w:r>
      <w:proofErr w:type="gramEnd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b.book_status in ('enter','work','finish')</w:t>
      </w:r>
    </w:p>
    <w:p w:rsidR="000E0A52" w:rsidRDefault="000E0A52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0E0A52" w:rsidRPr="00EC3B6F" w:rsidDel="000E0A52" w:rsidRDefault="000E0A52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0E0A52" w:rsidRPr="00EC3B6F" w:rsidDel="000E0A52" w:rsidRDefault="000E0A52">
      <w:pPr>
        <w:pStyle w:val="af5"/>
        <w:widowControl/>
        <w:numPr>
          <w:ilvl w:val="0"/>
          <w:numId w:val="36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0E0A52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純進出場</w:t>
      </w:r>
      <w:proofErr w:type="gramEnd"/>
      <w:r w:rsidRPr="000E0A52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模式（enable_dock_flow=N）</w:t>
      </w:r>
    </w:p>
    <w:p w:rsidR="000E0A52" w:rsidRPr="000E0A52" w:rsidRDefault="000E0A52" w:rsidP="00113E62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lastRenderedPageBreak/>
        <w:t>select</w:t>
      </w:r>
      <w:proofErr w:type="gramEnd"/>
    </w:p>
    <w:p w:rsidR="000E0A52" w:rsidRPr="000E0A52" w:rsidRDefault="000E0A52" w:rsidP="00113E62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b.book_no</w:t>
      </w:r>
      <w:proofErr w:type="gramStart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,b.book</w:t>
      </w:r>
      <w:proofErr w:type="gramEnd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_status,b.dock_no,b.carno,b.book_time_begin,b.book_time_end</w:t>
      </w:r>
    </w:p>
    <w:p w:rsidR="000E0A52" w:rsidRPr="000E0A52" w:rsidRDefault="000E0A52" w:rsidP="00113E62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from</w:t>
      </w:r>
      <w:proofErr w:type="gramEnd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BK_booking b</w:t>
      </w:r>
    </w:p>
    <w:p w:rsidR="000E0A52" w:rsidRPr="000E0A52" w:rsidRDefault="000E0A52" w:rsidP="00113E62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where</w:t>
      </w:r>
      <w:proofErr w:type="gramEnd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b.book_status in ('enter')</w:t>
      </w:r>
    </w:p>
    <w:p w:rsidR="00F77758" w:rsidRDefault="000E0A52" w:rsidP="00113E62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proofErr w:type="gramStart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and</w:t>
      </w:r>
      <w:proofErr w:type="gramEnd"/>
      <w:r w:rsidRPr="000E0A52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b.book_time_end &lt; getdate()</w:t>
      </w:r>
    </w:p>
    <w:p w:rsidR="000E0A52" w:rsidRDefault="000E0A52" w:rsidP="00113E62">
      <w:pPr>
        <w:pStyle w:val="af5"/>
        <w:widowControl/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0E0A52" w:rsidRPr="00EC3B6F" w:rsidRDefault="000E0A52" w:rsidP="0037515D">
      <w:pPr>
        <w:pStyle w:val="af5"/>
        <w:widowControl/>
        <w:numPr>
          <w:ilvl w:val="0"/>
          <w:numId w:val="36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對每筆記錄，查看目前時間是否已超過預約單結束時間，如果超過執行底下操作</w:t>
      </w:r>
    </w:p>
    <w:p w:rsidR="00F77758" w:rsidRPr="00EC3B6F" w:rsidRDefault="00F77758" w:rsidP="0037515D">
      <w:pPr>
        <w:pStyle w:val="af5"/>
        <w:widowControl/>
        <w:numPr>
          <w:ilvl w:val="1"/>
          <w:numId w:val="36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更新預約單為逾時未離場</w:t>
      </w:r>
    </w:p>
    <w:p w:rsidR="00600D31" w:rsidRPr="00EC3B6F" w:rsidRDefault="00600D31" w:rsidP="00EC3B6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update BK_booking set book_status='overdue_not_departed' where book_no ='{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預約單單號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}'</w:t>
      </w:r>
    </w:p>
    <w:p w:rsidR="00600D31" w:rsidRPr="00EC3B6F" w:rsidRDefault="000E0A52" w:rsidP="000E0A52">
      <w:pPr>
        <w:pStyle w:val="af5"/>
        <w:widowControl/>
        <w:numPr>
          <w:ilvl w:val="1"/>
          <w:numId w:val="36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0E0A52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(僅有格位模式 enable_dock_flow=Y)</w:t>
      </w:r>
      <w:r w:rsidR="00600D31"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設定碼頭逾時狀態</w:t>
      </w:r>
    </w:p>
    <w:p w:rsidR="00600D31" w:rsidRPr="00EC3B6F" w:rsidRDefault="00600D31" w:rsidP="00EC3B6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update BK_DockFillStatus set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fill_status='overdue',update_date=getdate() where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 carno='{預約單車號}' and dock_no='{預約單碼頭}'</w:t>
      </w:r>
    </w:p>
    <w:p w:rsidR="00F77758" w:rsidRPr="00EC3B6F" w:rsidRDefault="00600D31" w:rsidP="0037515D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--說明：此時保留 carno，以便後續查詢和追蹤逾時車輛</w:t>
      </w:r>
    </w:p>
    <w:p w:rsidR="00600D31" w:rsidRPr="00EC3B6F" w:rsidRDefault="00600D31" w:rsidP="0037515D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083C90" w:rsidRPr="00EC3B6F" w:rsidRDefault="00083C90" w:rsidP="00EC3B6F">
      <w:pPr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B52319" w:rsidRPr="00EC3B6F" w:rsidRDefault="00B52319" w:rsidP="00A23D1E">
      <w:pPr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B52319" w:rsidRPr="00EC3B6F" w:rsidRDefault="00B52319" w:rsidP="00A23D1E">
      <w:pPr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B52319" w:rsidRPr="00EC3B6F" w:rsidRDefault="00B52319" w:rsidP="00B52319">
      <w:pPr>
        <w:pStyle w:val="2"/>
        <w:rPr>
          <w:rFonts w:ascii="標楷體" w:eastAsia="標楷體" w:hAnsi="標楷體"/>
          <w:color w:val="000000" w:themeColor="text1"/>
          <w:sz w:val="32"/>
          <w:szCs w:val="32"/>
        </w:rPr>
      </w:pPr>
      <w:r w:rsidRPr="00EC3B6F">
        <w:rPr>
          <w:rStyle w:val="10"/>
          <w:rFonts w:ascii="標楷體" w:eastAsia="標楷體" w:hAnsi="標楷體"/>
          <w:b/>
          <w:color w:val="000000" w:themeColor="text1"/>
          <w:sz w:val="32"/>
          <w:szCs w:val="32"/>
        </w:rPr>
        <w:t>4</w:t>
      </w:r>
      <w:r w:rsidRPr="00EC3B6F">
        <w:rPr>
          <w:rFonts w:ascii="標楷體" w:eastAsia="標楷體" w:hAnsi="標楷體"/>
          <w:color w:val="000000" w:themeColor="text1"/>
          <w:sz w:val="32"/>
          <w:szCs w:val="32"/>
        </w:rPr>
        <w:t>、</w:t>
      </w:r>
      <w:r w:rsidRPr="00EC3B6F">
        <w:rPr>
          <w:rFonts w:ascii="標楷體" w:eastAsia="標楷體" w:hAnsi="標楷體" w:hint="eastAsia"/>
          <w:color w:val="000000" w:themeColor="text1"/>
          <w:sz w:val="32"/>
          <w:szCs w:val="32"/>
        </w:rPr>
        <w:t>搜尋入口處如果沒有車輛的狀況下，才做回復訊息的操作</w:t>
      </w:r>
    </w:p>
    <w:p w:rsidR="00B52319" w:rsidRDefault="00B52319" w:rsidP="00B52319">
      <w:pPr>
        <w:pStyle w:val="aa"/>
        <w:ind w:left="0"/>
        <w:rPr>
          <w:ins w:id="159" w:author="韓聖偉" w:date="2026-05-08T12:17:00Z"/>
          <w:rFonts w:ascii="標楷體" w:hAnsi="標楷體" w:cs="Arial"/>
          <w:color w:val="000000" w:themeColor="text1"/>
          <w:szCs w:val="24"/>
        </w:rPr>
      </w:pPr>
      <w:r w:rsidRPr="00EC3B6F">
        <w:rPr>
          <w:rFonts w:ascii="標楷體" w:hAnsi="標楷體" w:hint="eastAsia"/>
          <w:b/>
          <w:color w:val="000000" w:themeColor="text1"/>
          <w:szCs w:val="24"/>
        </w:rPr>
        <w:t>功能說明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 w:rsidRPr="00EC3B6F">
        <w:rPr>
          <w:rFonts w:ascii="標楷體" w:hAnsi="標楷體" w:cs="Arial" w:hint="eastAsia"/>
          <w:color w:val="000000" w:themeColor="text1"/>
          <w:szCs w:val="24"/>
        </w:rPr>
        <w:t>入口處告示牌回復預設訊息操作。</w:t>
      </w:r>
    </w:p>
    <w:p w:rsidR="00C5250A" w:rsidRPr="00C5250A" w:rsidRDefault="00C5250A" w:rsidP="00B52319">
      <w:pPr>
        <w:pStyle w:val="aa"/>
        <w:ind w:left="0"/>
        <w:rPr>
          <w:rFonts w:ascii="標楷體" w:hAnsi="標楷體" w:cs="Arial"/>
          <w:color w:val="000000" w:themeColor="text1"/>
          <w:szCs w:val="24"/>
        </w:rPr>
      </w:pPr>
      <w:ins w:id="160" w:author="韓聖偉" w:date="2026-05-08T12:18:00Z">
        <w:r w:rsidRPr="00C5250A">
          <w:rPr>
            <w:rFonts w:ascii="標楷體" w:hAnsi="標楷體" w:hint="eastAsia"/>
            <w:b/>
            <w:color w:val="000000" w:themeColor="text1"/>
            <w:szCs w:val="24"/>
          </w:rPr>
          <w:t>補充說明</w:t>
        </w:r>
      </w:ins>
      <w:ins w:id="161" w:author="韓聖偉" w:date="2026-05-08T12:17:00Z">
        <w:r w:rsidRPr="00EC3B6F">
          <w:rPr>
            <w:rFonts w:ascii="標楷體" w:hAnsi="標楷體" w:cs="Arial" w:hint="eastAsia"/>
            <w:b/>
            <w:color w:val="000000" w:themeColor="text1"/>
            <w:szCs w:val="24"/>
          </w:rPr>
          <w:t>：</w:t>
        </w:r>
        <w:r w:rsidRPr="00C5250A">
          <w:rPr>
            <w:rFonts w:ascii="標楷體" w:hAnsi="標楷體" w:cs="Arial" w:hint="eastAsia"/>
            <w:color w:val="000000" w:themeColor="text1"/>
            <w:szCs w:val="24"/>
            <w:rPrChange w:id="162" w:author="韓聖偉" w:date="2026-05-08T12:17:00Z">
              <w:rPr>
                <w:rFonts w:ascii="標楷體" w:eastAsiaTheme="minorEastAsia" w:hAnsi="標楷體" w:cs="Arial" w:hint="eastAsia"/>
                <w:b/>
                <w:color w:val="000000" w:themeColor="text1"/>
                <w:szCs w:val="24"/>
              </w:rPr>
            </w:rPrChange>
          </w:rPr>
          <w:t>為避免「車輛短暫停在入口後離開」造成入口占用狀態殘留，排程需先執行入口占用超時清空，再執行預設訊息回復。</w:t>
        </w:r>
      </w:ins>
    </w:p>
    <w:p w:rsidR="0037515D" w:rsidRPr="00EC3B6F" w:rsidRDefault="0037515D" w:rsidP="00B52319">
      <w:pPr>
        <w:pStyle w:val="aa"/>
        <w:ind w:left="0"/>
        <w:rPr>
          <w:rFonts w:ascii="標楷體" w:hAnsi="標楷體" w:cs="Arial"/>
          <w:bCs/>
          <w:color w:val="000000" w:themeColor="text1"/>
          <w:szCs w:val="24"/>
        </w:rPr>
      </w:pPr>
      <w:r w:rsidRPr="00EC3B6F">
        <w:rPr>
          <w:rFonts w:ascii="標楷體" w:hAnsi="標楷體" w:hint="eastAsia"/>
          <w:b/>
          <w:color w:val="000000" w:themeColor="text1"/>
          <w:szCs w:val="24"/>
        </w:rPr>
        <w:t>排程頻率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 w:rsidRPr="00EC3B6F">
        <w:rPr>
          <w:rFonts w:ascii="標楷體" w:hAnsi="標楷體" w:cs="Arial" w:hint="eastAsia"/>
          <w:color w:val="000000" w:themeColor="text1"/>
          <w:szCs w:val="24"/>
        </w:rPr>
        <w:t>每 1 分鐘執行一次。</w:t>
      </w:r>
    </w:p>
    <w:p w:rsidR="00B52319" w:rsidRPr="00EC3B6F" w:rsidRDefault="00B52319" w:rsidP="00B52319">
      <w:pPr>
        <w:widowControl/>
        <w:rPr>
          <w:rStyle w:val="10"/>
          <w:rFonts w:ascii="標楷體" w:eastAsia="標楷體" w:hAnsi="標楷體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 xml:space="preserve">API </w:t>
      </w:r>
      <w:r w:rsidRPr="00EC3B6F">
        <w:rPr>
          <w:rStyle w:val="10"/>
          <w:rFonts w:ascii="標楷體" w:eastAsia="標楷體" w:hAnsi="標楷體" w:hint="eastAsia"/>
          <w:color w:val="000000" w:themeColor="text1"/>
          <w:sz w:val="24"/>
          <w:szCs w:val="24"/>
        </w:rPr>
        <w:t>業務流程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>:</w:t>
      </w: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ab/>
      </w:r>
    </w:p>
    <w:p w:rsidR="0021578C" w:rsidRDefault="0021578C" w:rsidP="0021578C">
      <w:pPr>
        <w:pStyle w:val="af5"/>
        <w:widowControl/>
        <w:numPr>
          <w:ilvl w:val="0"/>
          <w:numId w:val="35"/>
        </w:numPr>
        <w:ind w:leftChars="0"/>
        <w:rPr>
          <w:ins w:id="163" w:author="韓聖偉" w:date="2026-05-08T12:18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21578C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讀取參數 enter_park_clear_wait_second、enter_park_default_text 與 MaxRunTime</w:t>
      </w:r>
      <w:r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。</w:t>
      </w:r>
    </w:p>
    <w:p w:rsidR="00C5250A" w:rsidRDefault="00C5250A" w:rsidP="00C5250A">
      <w:pPr>
        <w:pStyle w:val="af5"/>
        <w:widowControl/>
        <w:numPr>
          <w:ilvl w:val="0"/>
          <w:numId w:val="35"/>
        </w:numPr>
        <w:ind w:leftChars="0"/>
        <w:rPr>
          <w:ins w:id="164" w:author="韓聖偉" w:date="2026-05-08T12:18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ins w:id="165" w:author="韓聖偉" w:date="2026-05-08T12:18:00Z">
        <w:r w:rsidRPr="00C5250A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入口占用超時自動清空（防呆修復）</w:t>
        </w:r>
      </w:ins>
    </w:p>
    <w:p w:rsidR="00C5250A" w:rsidRDefault="00C5250A">
      <w:pPr>
        <w:pStyle w:val="af5"/>
        <w:widowControl/>
        <w:numPr>
          <w:ilvl w:val="1"/>
          <w:numId w:val="35"/>
        </w:numPr>
        <w:ind w:leftChars="0"/>
        <w:rPr>
          <w:ins w:id="166" w:author="韓聖偉" w:date="2026-05-08T12:19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167" w:author="韓聖偉" w:date="2026-05-08T12:18:00Z">
          <w:pPr>
            <w:pStyle w:val="af5"/>
            <w:widowControl/>
            <w:numPr>
              <w:numId w:val="35"/>
            </w:numPr>
            <w:ind w:leftChars="0" w:hanging="480"/>
          </w:pPr>
        </w:pPrChange>
      </w:pPr>
      <w:ins w:id="168" w:author="韓聖偉" w:date="2026-05-08T12:19:00Z">
        <w:r w:rsidRPr="00C5250A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查詢 BK_EntranceFillStatus 中 carno 不為空，且超過等待秒數的入口。</w:t>
        </w:r>
      </w:ins>
    </w:p>
    <w:p w:rsidR="00C5250A" w:rsidRPr="00C5250A" w:rsidRDefault="00C5250A">
      <w:pPr>
        <w:widowControl/>
        <w:ind w:left="480"/>
        <w:rPr>
          <w:ins w:id="169" w:author="韓聖偉" w:date="2026-05-08T12:19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170" w:author="韓聖偉" w:date="2026-05-08T12:20:00Z">
          <w:pPr>
            <w:pStyle w:val="af5"/>
            <w:widowControl/>
            <w:numPr>
              <w:numId w:val="35"/>
            </w:numPr>
            <w:ind w:leftChars="0" w:hanging="480"/>
          </w:pPr>
        </w:pPrChange>
      </w:pPr>
      <w:ins w:id="171" w:author="韓聖偉" w:date="2026-05-08T12:19:00Z">
        <w:r w:rsidRPr="00C5250A">
          <w:rPr>
            <w:rStyle w:val="10"/>
            <w:rFonts w:ascii="標楷體" w:eastAsia="標楷體" w:hAnsi="標楷體"/>
            <w:b w:val="0"/>
            <w:color w:val="000000" w:themeColor="text1"/>
            <w:sz w:val="24"/>
            <w:szCs w:val="24"/>
          </w:rPr>
          <w:lastRenderedPageBreak/>
          <w:t>select entrance_no,carno,last_park_time,update_date from BK_EntranceFillStatus where isnull(carno,'') &lt;&gt; '' and datediff(second,isnull(last_park_time,update_date),getdate()) = {enter_park_clear_wait_second}</w:t>
        </w:r>
      </w:ins>
    </w:p>
    <w:p w:rsidR="00C5250A" w:rsidRPr="00C5250A" w:rsidRDefault="00C5250A">
      <w:pPr>
        <w:pStyle w:val="af5"/>
        <w:widowControl/>
        <w:ind w:leftChars="0" w:left="960"/>
        <w:rPr>
          <w:ins w:id="172" w:author="韓聖偉" w:date="2026-05-08T12:19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173" w:author="韓聖偉" w:date="2026-05-08T12:19:00Z">
          <w:pPr>
            <w:pStyle w:val="af5"/>
            <w:widowControl/>
            <w:numPr>
              <w:numId w:val="35"/>
            </w:numPr>
            <w:ind w:leftChars="0" w:hanging="480"/>
          </w:pPr>
        </w:pPrChange>
      </w:pPr>
    </w:p>
    <w:p w:rsidR="00C5250A" w:rsidRDefault="00C5250A">
      <w:pPr>
        <w:pStyle w:val="af5"/>
        <w:widowControl/>
        <w:numPr>
          <w:ilvl w:val="1"/>
          <w:numId w:val="35"/>
        </w:numPr>
        <w:ind w:leftChars="0"/>
        <w:rPr>
          <w:ins w:id="174" w:author="韓聖偉" w:date="2026-05-08T12:20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175" w:author="韓聖偉" w:date="2026-05-08T12:18:00Z">
          <w:pPr>
            <w:pStyle w:val="af5"/>
            <w:widowControl/>
            <w:numPr>
              <w:numId w:val="35"/>
            </w:numPr>
            <w:ind w:leftChars="0" w:hanging="480"/>
          </w:pPr>
        </w:pPrChange>
      </w:pPr>
      <w:ins w:id="176" w:author="韓聖偉" w:date="2026-05-08T12:20:00Z">
        <w:r w:rsidRPr="00C5250A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對符合條件之入口，</w:t>
        </w:r>
        <w:proofErr w:type="gramStart"/>
        <w:r w:rsidRPr="00C5250A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清空占用</w:t>
        </w:r>
        <w:proofErr w:type="gramEnd"/>
        <w:r w:rsidRPr="00C5250A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狀態</w:t>
        </w:r>
      </w:ins>
    </w:p>
    <w:p w:rsidR="00C5250A" w:rsidRPr="00C5250A" w:rsidRDefault="00C5250A">
      <w:pPr>
        <w:widowControl/>
        <w:ind w:left="480"/>
        <w:rPr>
          <w:ins w:id="177" w:author="韓聖偉" w:date="2026-05-08T12:19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178" w:author="韓聖偉" w:date="2026-05-08T12:20:00Z">
          <w:pPr>
            <w:pStyle w:val="af5"/>
            <w:widowControl/>
            <w:numPr>
              <w:numId w:val="35"/>
            </w:numPr>
            <w:ind w:leftChars="0" w:hanging="480"/>
          </w:pPr>
        </w:pPrChange>
      </w:pPr>
      <w:ins w:id="179" w:author="韓聖偉" w:date="2026-05-08T12:20:00Z">
        <w:r w:rsidRPr="00C5250A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update BK_EntranceFillStatus set carno='', update_date=getdate() where entrance_no='{入口編號}'</w:t>
        </w:r>
      </w:ins>
    </w:p>
    <w:p w:rsidR="00C5250A" w:rsidRDefault="00C5250A">
      <w:pPr>
        <w:widowControl/>
        <w:rPr>
          <w:ins w:id="180" w:author="韓聖偉" w:date="2026-05-08T12:20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181" w:author="韓聖偉" w:date="2026-05-08T12:18:00Z">
          <w:pPr>
            <w:pStyle w:val="af5"/>
            <w:widowControl/>
            <w:numPr>
              <w:numId w:val="35"/>
            </w:numPr>
            <w:ind w:leftChars="0" w:hanging="480"/>
          </w:pPr>
        </w:pPrChange>
      </w:pPr>
      <w:ins w:id="182" w:author="韓聖偉" w:date="2026-05-08T12:19:00Z">
        <w:r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ab/>
        </w:r>
      </w:ins>
    </w:p>
    <w:p w:rsidR="00C5250A" w:rsidRDefault="00C5250A">
      <w:pPr>
        <w:widowControl/>
        <w:ind w:firstLine="480"/>
        <w:rPr>
          <w:ins w:id="183" w:author="韓聖偉" w:date="2026-05-08T12:18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184" w:author="韓聖偉" w:date="2026-05-08T12:21:00Z">
          <w:pPr>
            <w:pStyle w:val="af5"/>
            <w:widowControl/>
            <w:numPr>
              <w:numId w:val="35"/>
            </w:numPr>
            <w:ind w:leftChars="0" w:hanging="480"/>
          </w:pPr>
        </w:pPrChange>
      </w:pPr>
      <w:ins w:id="185" w:author="韓聖偉" w:date="2026-05-08T12:21:00Z">
        <w:r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 xml:space="preserve">3. </w:t>
        </w:r>
        <w:r w:rsidRPr="00C5250A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將清空事件寫入 BK_ApiWarningLog 供後續追查</w:t>
        </w:r>
        <w:proofErr w:type="gramStart"/>
        <w:r w:rsidRPr="00C5250A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（</w:t>
        </w:r>
        <w:proofErr w:type="gramEnd"/>
        <w:r w:rsidRPr="00C5250A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warning_code 建議：EntranceAutoClear</w:t>
        </w:r>
        <w:proofErr w:type="gramStart"/>
        <w:r w:rsidRPr="00C5250A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）</w:t>
        </w:r>
        <w:proofErr w:type="gramEnd"/>
        <w:r w:rsidRPr="00C5250A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。</w:t>
        </w:r>
      </w:ins>
    </w:p>
    <w:p w:rsidR="00C5250A" w:rsidRDefault="00C5250A">
      <w:pPr>
        <w:widowControl/>
        <w:rPr>
          <w:ins w:id="186" w:author="韓聖偉" w:date="2026-05-08T12:18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pPrChange w:id="187" w:author="韓聖偉" w:date="2026-05-08T12:18:00Z">
          <w:pPr>
            <w:pStyle w:val="af5"/>
            <w:widowControl/>
            <w:numPr>
              <w:numId w:val="35"/>
            </w:numPr>
            <w:ind w:leftChars="0" w:hanging="480"/>
          </w:pPr>
        </w:pPrChange>
      </w:pPr>
    </w:p>
    <w:p w:rsidR="00C5250A" w:rsidRPr="00C5250A" w:rsidRDefault="002F5A1C">
      <w:pPr>
        <w:pStyle w:val="af5"/>
        <w:widowControl/>
        <w:numPr>
          <w:ilvl w:val="0"/>
          <w:numId w:val="3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ins w:id="188" w:author="韓聖偉" w:date="2026-05-08T12:21:00Z">
        <w:r w:rsidRPr="002F5A1C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t>查詢 BK_EntranceFillStatus，僅挑選 carno 為空且超過等待秒數的入口</w:t>
        </w:r>
      </w:ins>
    </w:p>
    <w:p w:rsidR="0021578C" w:rsidDel="002F5A1C" w:rsidRDefault="0021578C" w:rsidP="00113E62">
      <w:pPr>
        <w:pStyle w:val="af5"/>
        <w:widowControl/>
        <w:numPr>
          <w:ilvl w:val="0"/>
          <w:numId w:val="35"/>
        </w:numPr>
        <w:ind w:leftChars="0"/>
        <w:rPr>
          <w:del w:id="189" w:author="韓聖偉" w:date="2026-05-08T12:21:00Z"/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del w:id="190" w:author="韓聖偉" w:date="2026-05-08T12:21:00Z">
        <w:r w:rsidRPr="0021578C" w:rsidDel="002F5A1C">
          <w:rPr>
            <w:rStyle w:val="10"/>
            <w:rFonts w:ascii="標楷體" w:eastAsia="標楷體" w:hAnsi="標楷體" w:hint="eastAsia"/>
            <w:b w:val="0"/>
            <w:color w:val="000000" w:themeColor="text1"/>
            <w:sz w:val="24"/>
            <w:szCs w:val="24"/>
          </w:rPr>
          <w:delText>查詢 BK_EntranceFillStatus，僅挑選 carno 為空且超過等待秒數的入口</w:delText>
        </w:r>
      </w:del>
    </w:p>
    <w:p w:rsidR="001C1FAD" w:rsidRPr="00EC3B6F" w:rsidRDefault="0021578C" w:rsidP="00113E62">
      <w:pPr>
        <w:pStyle w:val="af5"/>
        <w:widowControl/>
        <w:numPr>
          <w:ilvl w:val="0"/>
          <w:numId w:val="3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21578C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透過 BK_Entrance_Dock_Mapping 取得入口對應字幕機編號，送出預設文字</w:t>
      </w:r>
      <w:r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。</w:t>
      </w:r>
    </w:p>
    <w:p w:rsidR="001C1FAD" w:rsidRPr="00EC3B6F" w:rsidRDefault="001C1FAD" w:rsidP="00EC3B6F">
      <w:pPr>
        <w:pStyle w:val="af5"/>
        <w:widowControl/>
        <w:numPr>
          <w:ilvl w:val="0"/>
          <w:numId w:val="35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對每筆記錄，立即發送至對應燈箱訊息操作:</w:t>
      </w:r>
    </w:p>
    <w:p w:rsidR="001C1FAD" w:rsidRPr="00EC3B6F" w:rsidRDefault="001C1FAD" w:rsidP="00EC3B6F">
      <w:pPr>
        <w:pStyle w:val="af5"/>
        <w:widowControl/>
        <w:numPr>
          <w:ilvl w:val="0"/>
          <w:numId w:val="37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新增傳送字幕機紀錄</w:t>
      </w:r>
    </w:p>
    <w:p w:rsidR="001C1FAD" w:rsidRPr="00EC3B6F" w:rsidRDefault="001C1FAD">
      <w:pPr>
        <w:widowControl/>
        <w:ind w:leftChars="40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insert BK_PassSubtitleMachineLog (send_time,machine_no,send_msg) </w:t>
      </w:r>
      <w:r w:rsidR="003D3424"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values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('{傳送字幕機當下時間}','{字幕機編號}','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{入口預設訊息}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')</w:t>
      </w:r>
    </w:p>
    <w:p w:rsidR="001C1FAD" w:rsidRPr="00EC3B6F" w:rsidRDefault="001C1FAD" w:rsidP="00EC3B6F">
      <w:pPr>
        <w:pStyle w:val="af5"/>
        <w:widowControl/>
        <w:numPr>
          <w:ilvl w:val="0"/>
          <w:numId w:val="37"/>
        </w:numPr>
        <w:ind w:leftChars="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發送訊息到碼頭"{入口預設訊息}"</w:t>
      </w:r>
    </w:p>
    <w:p w:rsidR="00D01A31" w:rsidRPr="00EC3B6F" w:rsidRDefault="00D01A31" w:rsidP="00D01A31">
      <w:pPr>
        <w:pStyle w:val="2"/>
        <w:rPr>
          <w:rFonts w:ascii="標楷體" w:eastAsia="標楷體" w:hAnsi="標楷體"/>
          <w:color w:val="000000" w:themeColor="text1"/>
          <w:sz w:val="32"/>
          <w:szCs w:val="32"/>
        </w:rPr>
      </w:pPr>
      <w:r w:rsidRPr="00EC3B6F">
        <w:rPr>
          <w:rStyle w:val="10"/>
          <w:rFonts w:ascii="標楷體" w:eastAsia="標楷體" w:hAnsi="標楷體" w:hint="eastAsia"/>
          <w:b/>
          <w:color w:val="000000" w:themeColor="text1"/>
          <w:sz w:val="32"/>
          <w:szCs w:val="32"/>
        </w:rPr>
        <w:t>5</w:t>
      </w:r>
      <w:r w:rsidRPr="00EC3B6F">
        <w:rPr>
          <w:rFonts w:ascii="標楷體" w:eastAsia="標楷體" w:hAnsi="標楷體"/>
          <w:color w:val="000000" w:themeColor="text1"/>
          <w:sz w:val="32"/>
          <w:szCs w:val="32"/>
        </w:rPr>
        <w:t>、</w:t>
      </w:r>
      <w:r w:rsidRPr="00EC3B6F">
        <w:rPr>
          <w:rFonts w:ascii="標楷體" w:eastAsia="標楷體" w:hAnsi="標楷體" w:hint="eastAsia"/>
          <w:color w:val="000000" w:themeColor="text1"/>
          <w:sz w:val="32"/>
          <w:szCs w:val="32"/>
        </w:rPr>
        <w:t>主動重新同步</w:t>
      </w:r>
    </w:p>
    <w:p w:rsidR="00D01A31" w:rsidRDefault="00D01A31" w:rsidP="00D01A31">
      <w:pPr>
        <w:pStyle w:val="aa"/>
        <w:ind w:left="0"/>
        <w:rPr>
          <w:rFonts w:ascii="標楷體" w:hAnsi="標楷體" w:cs="Arial"/>
          <w:color w:val="000000" w:themeColor="text1"/>
          <w:szCs w:val="24"/>
        </w:rPr>
      </w:pPr>
      <w:r w:rsidRPr="00EC3B6F">
        <w:rPr>
          <w:rFonts w:ascii="標楷體" w:hAnsi="標楷體" w:hint="eastAsia"/>
          <w:b/>
          <w:color w:val="000000" w:themeColor="text1"/>
          <w:szCs w:val="24"/>
        </w:rPr>
        <w:t>功能說明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 w:rsidRPr="00EC3B6F">
        <w:rPr>
          <w:rFonts w:ascii="標楷體" w:hAnsi="標楷體" w:cs="Arial" w:hint="eastAsia"/>
          <w:color w:val="000000" w:themeColor="text1"/>
          <w:szCs w:val="24"/>
        </w:rPr>
        <w:t>查詢目前應顯示的碼頭狀態，然後推送到字幕機上。</w:t>
      </w:r>
    </w:p>
    <w:p w:rsidR="0021578C" w:rsidRDefault="0021578C" w:rsidP="00D01A31">
      <w:pPr>
        <w:pStyle w:val="aa"/>
        <w:ind w:left="0"/>
        <w:rPr>
          <w:rFonts w:ascii="標楷體" w:hAnsi="標楷體" w:cs="Arial"/>
          <w:color w:val="000000" w:themeColor="text1"/>
          <w:szCs w:val="24"/>
        </w:rPr>
      </w:pPr>
      <w:r>
        <w:rPr>
          <w:rFonts w:ascii="標楷體" w:hAnsi="標楷體" w:hint="eastAsia"/>
          <w:b/>
          <w:color w:val="000000" w:themeColor="text1"/>
          <w:szCs w:val="24"/>
        </w:rPr>
        <w:t>執行順序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 w:rsidRPr="00113E62">
        <w:rPr>
          <w:rFonts w:ascii="標楷體" w:hAnsi="標楷體" w:cs="Arial" w:hint="eastAsia"/>
          <w:color w:val="000000" w:themeColor="text1"/>
          <w:szCs w:val="24"/>
        </w:rPr>
        <w:t>啟動後，依序觸發</w:t>
      </w:r>
      <w:r w:rsidRPr="00113E62">
        <w:rPr>
          <w:rFonts w:ascii="標楷體" w:hAnsi="標楷體" w:cs="Arial"/>
          <w:color w:val="000000" w:themeColor="text1"/>
          <w:szCs w:val="24"/>
        </w:rPr>
        <w:t xml:space="preserve"> RA_A04</w:t>
      </w:r>
      <w:r w:rsidR="009F2377">
        <w:rPr>
          <w:rFonts w:ascii="標楷體" w:hAnsi="標楷體" w:cs="Arial" w:hint="eastAsia"/>
          <w:color w:val="000000" w:themeColor="text1"/>
          <w:szCs w:val="24"/>
        </w:rPr>
        <w:t>[</w:t>
      </w:r>
      <w:r w:rsidR="009F2377" w:rsidRPr="009F2377">
        <w:rPr>
          <w:rFonts w:ascii="標楷體" w:hAnsi="標楷體" w:cs="Arial" w:hint="eastAsia"/>
          <w:color w:val="000000" w:themeColor="text1"/>
          <w:szCs w:val="24"/>
        </w:rPr>
        <w:t>2、啟動搜尋有預約車號的碼頭，並且顯示在指示燈上</w:t>
      </w:r>
      <w:r w:rsidR="009F2377">
        <w:rPr>
          <w:rFonts w:ascii="標楷體" w:hAnsi="標楷體" w:cs="Arial" w:hint="eastAsia"/>
          <w:color w:val="000000" w:themeColor="text1"/>
          <w:szCs w:val="24"/>
        </w:rPr>
        <w:t>]</w:t>
      </w:r>
      <w:r w:rsidRPr="00113E62">
        <w:rPr>
          <w:rFonts w:ascii="標楷體" w:hAnsi="標楷體" w:cs="Arial" w:hint="eastAsia"/>
          <w:color w:val="000000" w:themeColor="text1"/>
          <w:szCs w:val="24"/>
        </w:rPr>
        <w:t>、</w:t>
      </w:r>
      <w:r w:rsidRPr="00113E62">
        <w:rPr>
          <w:rFonts w:ascii="標楷體" w:hAnsi="標楷體" w:cs="Arial"/>
          <w:color w:val="000000" w:themeColor="text1"/>
          <w:szCs w:val="24"/>
        </w:rPr>
        <w:t>RA_A09</w:t>
      </w:r>
      <w:r w:rsidR="009F2377">
        <w:rPr>
          <w:rFonts w:ascii="標楷體" w:hAnsi="標楷體" w:cs="Arial" w:hint="eastAsia"/>
          <w:color w:val="000000" w:themeColor="text1"/>
          <w:szCs w:val="24"/>
        </w:rPr>
        <w:t>[</w:t>
      </w:r>
      <w:r w:rsidR="009F2377" w:rsidRPr="009F2377">
        <w:rPr>
          <w:rFonts w:ascii="標楷體" w:hAnsi="標楷體" w:cs="Arial" w:hint="eastAsia"/>
          <w:color w:val="000000" w:themeColor="text1"/>
          <w:szCs w:val="24"/>
        </w:rPr>
        <w:t>1、執行已停車的碼頭，已</w:t>
      </w:r>
      <w:proofErr w:type="gramStart"/>
      <w:r w:rsidR="009F2377" w:rsidRPr="009F2377">
        <w:rPr>
          <w:rFonts w:ascii="標楷體" w:hAnsi="標楷體" w:cs="Arial" w:hint="eastAsia"/>
          <w:color w:val="000000" w:themeColor="text1"/>
          <w:szCs w:val="24"/>
        </w:rPr>
        <w:t>超過需離場</w:t>
      </w:r>
      <w:proofErr w:type="gramEnd"/>
      <w:r w:rsidR="009F2377" w:rsidRPr="009F2377">
        <w:rPr>
          <w:rFonts w:ascii="標楷體" w:hAnsi="標楷體" w:cs="Arial" w:hint="eastAsia"/>
          <w:color w:val="000000" w:themeColor="text1"/>
          <w:szCs w:val="24"/>
        </w:rPr>
        <w:t>時間，並且顯示在指示燈上</w:t>
      </w:r>
      <w:r w:rsidR="009F2377">
        <w:rPr>
          <w:rFonts w:ascii="標楷體" w:hAnsi="標楷體" w:cs="Arial" w:hint="eastAsia"/>
          <w:color w:val="000000" w:themeColor="text1"/>
          <w:szCs w:val="24"/>
        </w:rPr>
        <w:t>]</w:t>
      </w:r>
      <w:r w:rsidRPr="00113E62">
        <w:rPr>
          <w:rFonts w:ascii="標楷體" w:hAnsi="標楷體" w:cs="Arial" w:hint="eastAsia"/>
          <w:color w:val="000000" w:themeColor="text1"/>
          <w:szCs w:val="24"/>
        </w:rPr>
        <w:t>、</w:t>
      </w:r>
      <w:r w:rsidRPr="00113E62">
        <w:rPr>
          <w:rFonts w:ascii="標楷體" w:hAnsi="標楷體" w:cs="Arial"/>
          <w:color w:val="000000" w:themeColor="text1"/>
          <w:szCs w:val="24"/>
        </w:rPr>
        <w:t>RA_A11</w:t>
      </w:r>
      <w:r w:rsidR="009F2377">
        <w:rPr>
          <w:rFonts w:ascii="標楷體" w:hAnsi="標楷體" w:cs="Arial" w:hint="eastAsia"/>
          <w:color w:val="000000" w:themeColor="text1"/>
          <w:szCs w:val="24"/>
        </w:rPr>
        <w:t>[</w:t>
      </w:r>
      <w:r w:rsidR="009F2377" w:rsidRPr="009F2377">
        <w:rPr>
          <w:rFonts w:ascii="標楷體" w:hAnsi="標楷體" w:cs="Arial" w:hint="eastAsia"/>
          <w:color w:val="000000" w:themeColor="text1"/>
          <w:szCs w:val="24"/>
        </w:rPr>
        <w:t>4、搜尋入口處如果沒有車輛的狀況下，才做回復訊息的操作</w:t>
      </w:r>
      <w:r w:rsidR="009F2377">
        <w:rPr>
          <w:rFonts w:ascii="標楷體" w:hAnsi="標楷體" w:cs="Arial" w:hint="eastAsia"/>
          <w:color w:val="000000" w:themeColor="text1"/>
          <w:szCs w:val="24"/>
        </w:rPr>
        <w:t>]</w:t>
      </w:r>
      <w:r w:rsidRPr="00113E62">
        <w:rPr>
          <w:rFonts w:ascii="標楷體" w:hAnsi="標楷體" w:cs="Arial" w:hint="eastAsia"/>
          <w:color w:val="000000" w:themeColor="text1"/>
          <w:szCs w:val="24"/>
        </w:rPr>
        <w:t>、</w:t>
      </w:r>
      <w:r w:rsidRPr="00113E62">
        <w:rPr>
          <w:rFonts w:ascii="標楷體" w:hAnsi="標楷體" w:cs="Arial"/>
          <w:color w:val="000000" w:themeColor="text1"/>
          <w:szCs w:val="24"/>
        </w:rPr>
        <w:t>RA_A12</w:t>
      </w:r>
      <w:r w:rsidR="009F2377">
        <w:rPr>
          <w:rFonts w:ascii="標楷體" w:hAnsi="標楷體" w:cs="Arial" w:hint="eastAsia"/>
          <w:color w:val="000000" w:themeColor="text1"/>
          <w:szCs w:val="24"/>
        </w:rPr>
        <w:t>[</w:t>
      </w:r>
      <w:r w:rsidR="009F2377" w:rsidRPr="009F2377">
        <w:rPr>
          <w:rFonts w:ascii="標楷體" w:hAnsi="標楷體" w:cs="Arial" w:hint="eastAsia"/>
          <w:color w:val="000000" w:themeColor="text1"/>
          <w:szCs w:val="24"/>
        </w:rPr>
        <w:t>3、車子已逾時狀態標記</w:t>
      </w:r>
      <w:r w:rsidR="009F2377">
        <w:rPr>
          <w:rFonts w:ascii="標楷體" w:hAnsi="標楷體" w:cs="Arial" w:hint="eastAsia"/>
          <w:color w:val="000000" w:themeColor="text1"/>
          <w:szCs w:val="24"/>
        </w:rPr>
        <w:t>]</w:t>
      </w:r>
      <w:r w:rsidRPr="00113E62">
        <w:rPr>
          <w:rFonts w:ascii="標楷體" w:hAnsi="標楷體" w:cs="Arial" w:hint="eastAsia"/>
          <w:color w:val="000000" w:themeColor="text1"/>
          <w:szCs w:val="24"/>
        </w:rPr>
        <w:t>。</w:t>
      </w:r>
    </w:p>
    <w:p w:rsidR="0021578C" w:rsidRDefault="005F783A" w:rsidP="00D01A31">
      <w:pPr>
        <w:pStyle w:val="aa"/>
        <w:ind w:left="0"/>
        <w:rPr>
          <w:rFonts w:ascii="標楷體" w:hAnsi="標楷體" w:cs="Arial"/>
          <w:b/>
          <w:color w:val="000000" w:themeColor="text1"/>
          <w:szCs w:val="24"/>
        </w:rPr>
      </w:pPr>
      <w:r>
        <w:rPr>
          <w:rFonts w:ascii="標楷體" w:hAnsi="標楷體" w:hint="eastAsia"/>
          <w:b/>
          <w:color w:val="000000" w:themeColor="text1"/>
          <w:szCs w:val="24"/>
        </w:rPr>
        <w:t>模式限制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</w:p>
    <w:p w:rsidR="0021578C" w:rsidRDefault="009F2377" w:rsidP="00D01A31">
      <w:pPr>
        <w:pStyle w:val="aa"/>
        <w:ind w:left="0"/>
        <w:rPr>
          <w:rFonts w:ascii="標楷體" w:hAnsi="標楷體" w:cs="Arial"/>
          <w:color w:val="000000" w:themeColor="text1"/>
          <w:szCs w:val="24"/>
        </w:rPr>
      </w:pPr>
      <w:r>
        <w:rPr>
          <w:rFonts w:ascii="標楷體" w:hAnsi="標楷體" w:cs="Arial" w:hint="eastAsia"/>
          <w:color w:val="000000" w:themeColor="text1"/>
          <w:szCs w:val="24"/>
        </w:rPr>
        <w:t>啟用格子</w:t>
      </w:r>
      <w:r w:rsidR="0021578C" w:rsidRPr="00E30EDE">
        <w:rPr>
          <w:rFonts w:ascii="標楷體" w:hAnsi="標楷體" w:cs="Arial" w:hint="eastAsia"/>
          <w:color w:val="000000" w:themeColor="text1"/>
          <w:szCs w:val="24"/>
        </w:rPr>
        <w:t>模式（</w:t>
      </w:r>
      <w:r>
        <w:rPr>
          <w:rFonts w:ascii="標楷體" w:hAnsi="標楷體" w:cs="Arial" w:hint="eastAsia"/>
          <w:color w:val="000000" w:themeColor="text1"/>
          <w:szCs w:val="24"/>
        </w:rPr>
        <w:t>enable_dock_flow=Y</w:t>
      </w:r>
      <w:r w:rsidR="0021578C" w:rsidRPr="00E30EDE">
        <w:rPr>
          <w:rFonts w:ascii="標楷體" w:hAnsi="標楷體" w:cs="Arial" w:hint="eastAsia"/>
          <w:color w:val="000000" w:themeColor="text1"/>
          <w:szCs w:val="24"/>
        </w:rPr>
        <w:t>）</w:t>
      </w:r>
      <w:r>
        <w:rPr>
          <w:rFonts w:ascii="標楷體" w:hAnsi="標楷體" w:cs="Arial" w:hint="eastAsia"/>
          <w:color w:val="000000" w:themeColor="text1"/>
          <w:szCs w:val="24"/>
        </w:rPr>
        <w:t>: 執行</w:t>
      </w:r>
      <w:r w:rsidRPr="009F2377">
        <w:rPr>
          <w:rFonts w:ascii="標楷體" w:hAnsi="標楷體" w:cs="Arial" w:hint="eastAsia"/>
          <w:color w:val="000000" w:themeColor="text1"/>
          <w:szCs w:val="24"/>
        </w:rPr>
        <w:t>RA_A04[2、啟動搜尋有預約車號的碼頭，並且顯示在指示燈上]、RA_A09[1、執行已停車的碼頭，已</w:t>
      </w:r>
      <w:proofErr w:type="gramStart"/>
      <w:r w:rsidRPr="009F2377">
        <w:rPr>
          <w:rFonts w:ascii="標楷體" w:hAnsi="標楷體" w:cs="Arial" w:hint="eastAsia"/>
          <w:color w:val="000000" w:themeColor="text1"/>
          <w:szCs w:val="24"/>
        </w:rPr>
        <w:t>超過需離場</w:t>
      </w:r>
      <w:proofErr w:type="gramEnd"/>
      <w:r w:rsidRPr="009F2377">
        <w:rPr>
          <w:rFonts w:ascii="標楷體" w:hAnsi="標楷體" w:cs="Arial" w:hint="eastAsia"/>
          <w:color w:val="000000" w:themeColor="text1"/>
          <w:szCs w:val="24"/>
        </w:rPr>
        <w:t>時間，並且顯示在指示燈上]、RA_A11[4、搜尋入口處如果沒有車輛的狀況下，才做回復訊息的操作]、RA_A12[3、車子已逾時狀態標記]</w:t>
      </w:r>
      <w:r>
        <w:rPr>
          <w:rFonts w:ascii="標楷體" w:hAnsi="標楷體" w:cs="Arial" w:hint="eastAsia"/>
          <w:color w:val="000000" w:themeColor="text1"/>
          <w:szCs w:val="24"/>
        </w:rPr>
        <w:t>。</w:t>
      </w:r>
      <w:r w:rsidR="0021578C" w:rsidRPr="00E30EDE">
        <w:rPr>
          <w:rFonts w:ascii="標楷體" w:hAnsi="標楷體" w:cs="Arial" w:hint="eastAsia"/>
          <w:color w:val="000000" w:themeColor="text1"/>
          <w:szCs w:val="24"/>
        </w:rPr>
        <w:t xml:space="preserve"> </w:t>
      </w:r>
    </w:p>
    <w:p w:rsidR="009F2377" w:rsidRPr="00113E62" w:rsidRDefault="009F2377" w:rsidP="00D01A31">
      <w:pPr>
        <w:pStyle w:val="aa"/>
        <w:ind w:left="0"/>
        <w:rPr>
          <w:rFonts w:ascii="標楷體" w:hAnsi="標楷體" w:cs="Arial"/>
          <w:color w:val="000000" w:themeColor="text1"/>
          <w:szCs w:val="24"/>
        </w:rPr>
      </w:pPr>
    </w:p>
    <w:p w:rsidR="005F783A" w:rsidRPr="0021578C" w:rsidRDefault="005F783A" w:rsidP="00D01A31">
      <w:pPr>
        <w:pStyle w:val="aa"/>
        <w:ind w:left="0"/>
        <w:rPr>
          <w:rFonts w:ascii="標楷體" w:hAnsi="標楷體" w:cs="Arial"/>
          <w:color w:val="000000" w:themeColor="text1"/>
          <w:szCs w:val="24"/>
        </w:rPr>
      </w:pPr>
      <w:proofErr w:type="gramStart"/>
      <w:r w:rsidRPr="00113E62">
        <w:rPr>
          <w:rFonts w:ascii="標楷體" w:hAnsi="標楷體" w:cs="Arial" w:hint="eastAsia"/>
          <w:color w:val="000000" w:themeColor="text1"/>
          <w:szCs w:val="24"/>
        </w:rPr>
        <w:t>純進出場</w:t>
      </w:r>
      <w:proofErr w:type="gramEnd"/>
      <w:r w:rsidRPr="00113E62">
        <w:rPr>
          <w:rFonts w:ascii="標楷體" w:hAnsi="標楷體" w:cs="Arial" w:hint="eastAsia"/>
          <w:color w:val="000000" w:themeColor="text1"/>
          <w:szCs w:val="24"/>
        </w:rPr>
        <w:t>模式（</w:t>
      </w:r>
      <w:r w:rsidRPr="00113E62">
        <w:rPr>
          <w:rFonts w:ascii="標楷體" w:hAnsi="標楷體" w:cs="Arial"/>
          <w:color w:val="000000" w:themeColor="text1"/>
          <w:szCs w:val="24"/>
        </w:rPr>
        <w:t>enable_dock_flow=N）</w:t>
      </w:r>
      <w:r w:rsidR="009F2377">
        <w:rPr>
          <w:rFonts w:ascii="標楷體" w:hAnsi="標楷體" w:cs="Arial" w:hint="eastAsia"/>
          <w:color w:val="000000" w:themeColor="text1"/>
          <w:szCs w:val="24"/>
        </w:rPr>
        <w:t xml:space="preserve">: </w:t>
      </w:r>
      <w:r w:rsidR="009F2377" w:rsidRPr="009F2377">
        <w:rPr>
          <w:rFonts w:ascii="標楷體" w:hAnsi="標楷體" w:cs="Arial" w:hint="eastAsia"/>
          <w:color w:val="000000" w:themeColor="text1"/>
          <w:szCs w:val="24"/>
        </w:rPr>
        <w:t>僅執行 RA_A11[4、搜尋入口處如果沒有車輛的狀況下，才做回復訊息的操作]</w:t>
      </w:r>
      <w:r w:rsidR="009F2377">
        <w:rPr>
          <w:rFonts w:ascii="標楷體" w:hAnsi="標楷體" w:cs="Arial" w:hint="eastAsia"/>
          <w:color w:val="000000" w:themeColor="text1"/>
          <w:szCs w:val="24"/>
        </w:rPr>
        <w:t>、</w:t>
      </w:r>
      <w:r w:rsidR="009F2377" w:rsidRPr="009F2377">
        <w:rPr>
          <w:rFonts w:ascii="標楷體" w:hAnsi="標楷體" w:cs="Arial" w:hint="eastAsia"/>
          <w:color w:val="000000" w:themeColor="text1"/>
          <w:szCs w:val="24"/>
        </w:rPr>
        <w:t>RA_A12[3、車子已逾時狀態標記]；跳過 RA_A04[2、啟動搜尋有預約車號的碼頭，並且顯示在指示燈上]、RA_A09[1、執行已停車的碼頭，已</w:t>
      </w:r>
      <w:proofErr w:type="gramStart"/>
      <w:r w:rsidR="009F2377" w:rsidRPr="009F2377">
        <w:rPr>
          <w:rFonts w:ascii="標楷體" w:hAnsi="標楷體" w:cs="Arial" w:hint="eastAsia"/>
          <w:color w:val="000000" w:themeColor="text1"/>
          <w:szCs w:val="24"/>
        </w:rPr>
        <w:t>超過需離場</w:t>
      </w:r>
      <w:proofErr w:type="gramEnd"/>
      <w:r w:rsidR="009F2377" w:rsidRPr="009F2377">
        <w:rPr>
          <w:rFonts w:ascii="標楷體" w:hAnsi="標楷體" w:cs="Arial" w:hint="eastAsia"/>
          <w:color w:val="000000" w:themeColor="text1"/>
          <w:szCs w:val="24"/>
        </w:rPr>
        <w:t>時間，並且顯示在指</w:t>
      </w:r>
      <w:r w:rsidR="009F2377" w:rsidRPr="009F2377">
        <w:rPr>
          <w:rFonts w:ascii="標楷體" w:hAnsi="標楷體" w:cs="Arial" w:hint="eastAsia"/>
          <w:color w:val="000000" w:themeColor="text1"/>
          <w:szCs w:val="24"/>
        </w:rPr>
        <w:lastRenderedPageBreak/>
        <w:t>示燈上] 之碼頭相關邏輯。</w:t>
      </w:r>
      <w:r w:rsidRPr="00113E62">
        <w:rPr>
          <w:rFonts w:ascii="標楷體" w:hAnsi="標楷體" w:cs="Arial"/>
          <w:color w:val="000000" w:themeColor="text1"/>
          <w:szCs w:val="24"/>
        </w:rPr>
        <w:t xml:space="preserve"> </w:t>
      </w:r>
    </w:p>
    <w:p w:rsidR="00D01A31" w:rsidRPr="00EC3B6F" w:rsidRDefault="00D01A31" w:rsidP="00D01A31">
      <w:pPr>
        <w:pStyle w:val="aa"/>
        <w:ind w:left="0"/>
        <w:rPr>
          <w:rFonts w:ascii="標楷體" w:hAnsi="標楷體" w:cs="Arial"/>
          <w:color w:val="000000" w:themeColor="text1"/>
          <w:szCs w:val="24"/>
        </w:rPr>
      </w:pPr>
      <w:r w:rsidRPr="00EC3B6F">
        <w:rPr>
          <w:rFonts w:ascii="標楷體" w:hAnsi="標楷體" w:hint="eastAsia"/>
          <w:b/>
          <w:color w:val="000000" w:themeColor="text1"/>
          <w:szCs w:val="24"/>
        </w:rPr>
        <w:t>排程頻率</w:t>
      </w:r>
      <w:r w:rsidRPr="00EC3B6F">
        <w:rPr>
          <w:rFonts w:ascii="標楷體" w:hAnsi="標楷體" w:cs="Arial" w:hint="eastAsia"/>
          <w:b/>
          <w:color w:val="000000" w:themeColor="text1"/>
          <w:szCs w:val="24"/>
        </w:rPr>
        <w:t>：</w:t>
      </w:r>
      <w:r w:rsidRPr="00EC3B6F">
        <w:rPr>
          <w:rFonts w:ascii="標楷體" w:hAnsi="標楷體" w:cs="Arial" w:hint="eastAsia"/>
          <w:color w:val="000000" w:themeColor="text1"/>
          <w:szCs w:val="24"/>
        </w:rPr>
        <w:t xml:space="preserve">系統每次初步啟動 </w:t>
      </w:r>
    </w:p>
    <w:p w:rsidR="00D01A31" w:rsidRPr="00EC3B6F" w:rsidRDefault="00D01A31" w:rsidP="00D01A31">
      <w:pPr>
        <w:widowControl/>
        <w:rPr>
          <w:rStyle w:val="10"/>
          <w:rFonts w:ascii="標楷體" w:eastAsia="標楷體" w:hAnsi="標楷體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 xml:space="preserve">API </w:t>
      </w:r>
      <w:r w:rsidRPr="00EC3B6F">
        <w:rPr>
          <w:rStyle w:val="10"/>
          <w:rFonts w:ascii="標楷體" w:eastAsia="標楷體" w:hAnsi="標楷體" w:hint="eastAsia"/>
          <w:color w:val="000000" w:themeColor="text1"/>
          <w:sz w:val="24"/>
          <w:szCs w:val="24"/>
        </w:rPr>
        <w:t>業務流程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</w:t>
      </w: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>:</w:t>
      </w:r>
      <w:r w:rsidRPr="00EC3B6F">
        <w:rPr>
          <w:rStyle w:val="10"/>
          <w:rFonts w:ascii="標楷體" w:eastAsia="標楷體" w:hAnsi="標楷體"/>
          <w:color w:val="000000" w:themeColor="text1"/>
          <w:sz w:val="24"/>
          <w:szCs w:val="24"/>
        </w:rPr>
        <w:tab/>
      </w:r>
    </w:p>
    <w:p w:rsidR="009F2377" w:rsidRDefault="009F2377" w:rsidP="00A23D1E">
      <w:pPr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1. </w:t>
      </w:r>
      <w:r w:rsidRPr="009F2377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系統啟動完成後，依上方順序逐一觸發排程。</w:t>
      </w:r>
    </w:p>
    <w:p w:rsidR="009F2377" w:rsidRDefault="009F2377" w:rsidP="00A23D1E">
      <w:pPr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2. </w:t>
      </w:r>
      <w:r w:rsidRPr="009F2377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每支排</w:t>
      </w:r>
      <w:proofErr w:type="gramStart"/>
      <w:r w:rsidRPr="009F2377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程均需遵循</w:t>
      </w:r>
      <w:proofErr w:type="gramEnd"/>
      <w:r w:rsidRPr="009F2377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重試機制、併發互斥與超時釋放規則。</w:t>
      </w:r>
    </w:p>
    <w:p w:rsidR="00A23D1E" w:rsidRPr="00EC3B6F" w:rsidRDefault="009F2377" w:rsidP="00A23D1E">
      <w:pPr>
        <w:widowControl/>
        <w:rPr>
          <w:rStyle w:val="10"/>
          <w:rFonts w:ascii="標楷體" w:eastAsia="標楷體" w:hAnsi="標楷體"/>
          <w:bCs w:val="0"/>
          <w:color w:val="000000" w:themeColor="text1"/>
          <w:sz w:val="24"/>
          <w:szCs w:val="24"/>
        </w:rPr>
      </w:pPr>
      <w:r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3. </w:t>
      </w:r>
      <w:r w:rsidRPr="009F2377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任一排程發生內部異常時，需寫入文字檔與 BK_PassSubtitleMachineLog（若涉及字幕機）</w:t>
      </w:r>
      <w:r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。</w:t>
      </w:r>
    </w:p>
    <w:p w:rsidR="00A23D1E" w:rsidRPr="00EC3B6F" w:rsidRDefault="00A23D1E" w:rsidP="00A23D1E">
      <w:pPr>
        <w:widowControl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</w:p>
    <w:p w:rsidR="00A23D1E" w:rsidRPr="00EC3B6F" w:rsidRDefault="00A23D1E" w:rsidP="00203CA5">
      <w:pPr>
        <w:widowControl/>
        <w:rPr>
          <w:rStyle w:val="10"/>
          <w:rFonts w:ascii="標楷體" w:eastAsia="標楷體" w:hAnsi="標楷體"/>
          <w:bCs w:val="0"/>
          <w:color w:val="000000" w:themeColor="text1"/>
          <w:sz w:val="24"/>
          <w:szCs w:val="24"/>
        </w:rPr>
      </w:pPr>
    </w:p>
    <w:p w:rsidR="00EF0FFD" w:rsidRPr="00EC3B6F" w:rsidRDefault="00EF0FFD" w:rsidP="00EF0FFD">
      <w:pPr>
        <w:pStyle w:val="1"/>
        <w:rPr>
          <w:rFonts w:ascii="標楷體" w:eastAsia="標楷體" w:hAnsi="標楷體"/>
          <w:color w:val="000000" w:themeColor="text1"/>
          <w:sz w:val="40"/>
          <w:szCs w:val="40"/>
        </w:rPr>
      </w:pPr>
      <w:r w:rsidRPr="00EC3B6F">
        <w:rPr>
          <w:rFonts w:ascii="標楷體" w:eastAsia="標楷體" w:hAnsi="標楷體" w:hint="eastAsia"/>
          <w:color w:val="000000" w:themeColor="text1"/>
          <w:sz w:val="40"/>
          <w:szCs w:val="40"/>
        </w:rPr>
        <w:t>四</w:t>
      </w:r>
      <w:r w:rsidRPr="00EC3B6F">
        <w:rPr>
          <w:rFonts w:ascii="標楷體" w:eastAsia="標楷體" w:hAnsi="標楷體"/>
          <w:color w:val="000000" w:themeColor="text1"/>
          <w:sz w:val="40"/>
          <w:szCs w:val="40"/>
        </w:rPr>
        <w:t>、</w:t>
      </w:r>
      <w:r w:rsidRPr="00EC3B6F">
        <w:rPr>
          <w:rFonts w:ascii="標楷體" w:eastAsia="標楷體" w:hAnsi="標楷體" w:hint="eastAsia"/>
          <w:color w:val="000000" w:themeColor="text1"/>
          <w:sz w:val="40"/>
          <w:szCs w:val="40"/>
        </w:rPr>
        <w:t>異常追查與狀態異動紀錄</w:t>
      </w:r>
    </w:p>
    <w:p w:rsidR="00EF0FFD" w:rsidRPr="00EC3B6F" w:rsidRDefault="00AC7285" w:rsidP="00EF0FFD">
      <w:pPr>
        <w:pStyle w:val="af5"/>
        <w:widowControl/>
        <w:numPr>
          <w:ilvl w:val="0"/>
          <w:numId w:val="42"/>
        </w:numPr>
        <w:ind w:leftChars="0"/>
        <w:rPr>
          <w:rStyle w:val="10"/>
          <w:rFonts w:ascii="標楷體" w:eastAsia="標楷體" w:hAnsi="標楷體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color w:val="000000" w:themeColor="text1"/>
          <w:sz w:val="24"/>
          <w:szCs w:val="24"/>
        </w:rPr>
        <w:t>為了支援後續異常追查，新增一筆資訊</w:t>
      </w:r>
      <w:r w:rsidR="00EF0FFD" w:rsidRPr="00EC3B6F">
        <w:rPr>
          <w:rStyle w:val="10"/>
          <w:rFonts w:ascii="標楷體" w:eastAsia="標楷體" w:hAnsi="標楷體" w:hint="eastAsia"/>
          <w:color w:val="000000" w:themeColor="text1"/>
          <w:sz w:val="24"/>
          <w:szCs w:val="24"/>
        </w:rPr>
        <w:t>「狀態異動紀錄表(BK_BookingStatusLog)」，記錄每次預約單狀態變更前後資訊</w:t>
      </w:r>
    </w:p>
    <w:p w:rsidR="00EF0FFD" w:rsidRPr="00EC3B6F" w:rsidRDefault="00EF0FFD" w:rsidP="00EF0FFD">
      <w:pPr>
        <w:pStyle w:val="af5"/>
        <w:widowControl/>
        <w:numPr>
          <w:ilvl w:val="0"/>
          <w:numId w:val="43"/>
        </w:numPr>
        <w:ind w:leftChars="0"/>
        <w:rPr>
          <w:rStyle w:val="10"/>
          <w:rFonts w:ascii="標楷體" w:eastAsia="標楷體" w:hAnsi="標楷體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color w:val="000000" w:themeColor="text1"/>
          <w:sz w:val="24"/>
          <w:szCs w:val="24"/>
        </w:rPr>
        <w:t>寫入時機</w:t>
      </w:r>
    </w:p>
    <w:p w:rsidR="00EF0FFD" w:rsidRPr="00EC3B6F" w:rsidRDefault="00EF0FFD" w:rsidP="00EF0FFD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1. 入場車輛通知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(VehicleEntryNotice)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更新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BK_booking.book_status='enter' 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成功後，寫入一筆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from_status -&gt; enter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。</w:t>
      </w:r>
    </w:p>
    <w:p w:rsidR="00EF0FFD" w:rsidRPr="00EC3B6F" w:rsidRDefault="00EF0FFD" w:rsidP="00EF0FFD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 xml:space="preserve">2. </w:t>
      </w:r>
      <w:proofErr w:type="gramStart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入格車輛</w:t>
      </w:r>
      <w:proofErr w:type="gramEnd"/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通知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(EnterDockNotice)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更新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BK_booking.book_status='work' 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成功後，寫入一筆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from_status -&gt; work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。</w:t>
      </w:r>
    </w:p>
    <w:p w:rsidR="00EF0FFD" w:rsidRPr="00EC3B6F" w:rsidRDefault="00EF0FFD" w:rsidP="00EF0FFD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3. 出格車輛通知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(ExitDockNotice)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更新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BK_booking.book_status='finish' 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成功後，寫入一筆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from_status -&gt; finish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。</w:t>
      </w:r>
    </w:p>
    <w:p w:rsidR="00EF0FFD" w:rsidRPr="00EC3B6F" w:rsidRDefault="00EF0FFD" w:rsidP="00EF0FFD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4. 出口車輛通知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(ExitParkNotice)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更新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BK_booking.book_status='exit' 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成功後，寫入一筆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from_status -&gt; exit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。</w:t>
      </w:r>
    </w:p>
    <w:p w:rsidR="00EF0FFD" w:rsidRPr="00EC3B6F" w:rsidRDefault="00EF0FFD" w:rsidP="00EC3B6F">
      <w:pPr>
        <w:pStyle w:val="af5"/>
        <w:widowControl/>
        <w:ind w:leftChars="0" w:left="960"/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</w:pP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5. 若更新失敗或發生例外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(ret_code 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非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000)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，仍建議寫入一筆失敗紀錄，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to_status 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可填寫原狀態，並帶入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 xml:space="preserve"> ret_code</w:t>
      </w:r>
      <w:r w:rsidRPr="00EC3B6F">
        <w:rPr>
          <w:rStyle w:val="10"/>
          <w:rFonts w:ascii="標楷體" w:eastAsia="標楷體" w:hAnsi="標楷體" w:hint="eastAsia"/>
          <w:b w:val="0"/>
          <w:color w:val="000000" w:themeColor="text1"/>
          <w:sz w:val="24"/>
          <w:szCs w:val="24"/>
        </w:rPr>
        <w:t>、</w:t>
      </w:r>
      <w:r w:rsidRPr="00EC3B6F">
        <w:rPr>
          <w:rStyle w:val="10"/>
          <w:rFonts w:ascii="標楷體" w:eastAsia="標楷體" w:hAnsi="標楷體"/>
          <w:b w:val="0"/>
          <w:color w:val="000000" w:themeColor="text1"/>
          <w:sz w:val="24"/>
          <w:szCs w:val="24"/>
        </w:rPr>
        <w:t>ret_msg</w:t>
      </w:r>
    </w:p>
    <w:p w:rsidR="00EF0FFD" w:rsidRPr="00EC3B6F" w:rsidRDefault="00EF0FFD" w:rsidP="00EC3B6F">
      <w:pPr>
        <w:pStyle w:val="af5"/>
        <w:widowControl/>
        <w:ind w:leftChars="0" w:left="960"/>
        <w:rPr>
          <w:rFonts w:ascii="標楷體" w:eastAsia="標楷體" w:hAnsi="標楷體" w:cstheme="majorBidi"/>
          <w:bCs/>
          <w:color w:val="000000" w:themeColor="text1"/>
          <w:kern w:val="52"/>
          <w:szCs w:val="24"/>
        </w:rPr>
      </w:pPr>
    </w:p>
    <w:p w:rsidR="00EF0FFD" w:rsidRPr="00EC3B6F" w:rsidRDefault="00EF0FFD" w:rsidP="00EC3B6F">
      <w:pPr>
        <w:pStyle w:val="af5"/>
        <w:widowControl/>
        <w:numPr>
          <w:ilvl w:val="0"/>
          <w:numId w:val="43"/>
        </w:numPr>
        <w:ind w:leftChars="0"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為了支援後續異常追查，建議新增一張「狀態異動紀錄表(</w:t>
      </w:r>
      <w:r w:rsidRPr="00EC3B6F">
        <w:rPr>
          <w:rFonts w:ascii="標楷體" w:eastAsia="標楷體" w:hAnsi="標楷體"/>
          <w:b/>
          <w:color w:val="000000" w:themeColor="text1"/>
          <w:szCs w:val="24"/>
        </w:rPr>
        <w:t>BK_BookingStatusLog</w:t>
      </w:r>
      <w:r w:rsidRPr="00EC3B6F">
        <w:rPr>
          <w:rFonts w:ascii="標楷體" w:eastAsia="標楷體" w:hAnsi="標楷體" w:hint="eastAsia"/>
          <w:b/>
          <w:color w:val="000000" w:themeColor="text1"/>
          <w:szCs w:val="24"/>
        </w:rPr>
        <w:t>)」，記錄每次預約單狀態變更前後資訊。</w:t>
      </w:r>
    </w:p>
    <w:p w:rsidR="00EF0FFD" w:rsidRPr="00EC3B6F" w:rsidRDefault="00EF0FFD" w:rsidP="00EC3B6F">
      <w:pPr>
        <w:pStyle w:val="af5"/>
        <w:widowControl/>
        <w:ind w:leftChars="0" w:left="960"/>
        <w:rPr>
          <w:rFonts w:ascii="Segoe UI" w:hAnsi="Segoe UI" w:cs="Segoe UI"/>
          <w:color w:val="000000" w:themeColor="text1"/>
          <w:sz w:val="23"/>
          <w:szCs w:val="23"/>
        </w:rPr>
      </w:pPr>
      <w:r w:rsidRPr="00EC3B6F">
        <w:rPr>
          <w:rFonts w:ascii="Segoe UI" w:hAnsi="Segoe UI" w:cs="Segoe UI" w:hint="eastAsia"/>
          <w:color w:val="000000" w:themeColor="text1"/>
          <w:sz w:val="23"/>
          <w:szCs w:val="23"/>
        </w:rPr>
        <w:t xml:space="preserve">1. </w:t>
      </w:r>
      <w:r w:rsidRPr="00EC3B6F">
        <w:rPr>
          <w:rFonts w:ascii="Segoe UI" w:hAnsi="Segoe UI" w:cs="Segoe UI" w:hint="eastAsia"/>
          <w:color w:val="000000" w:themeColor="text1"/>
          <w:sz w:val="23"/>
          <w:szCs w:val="23"/>
        </w:rPr>
        <w:t>依</w:t>
      </w:r>
      <w:proofErr w:type="gramStart"/>
      <w:r w:rsidRPr="00EC3B6F">
        <w:rPr>
          <w:rFonts w:ascii="Segoe UI" w:hAnsi="Segoe UI" w:cs="Segoe UI" w:hint="eastAsia"/>
          <w:color w:val="000000" w:themeColor="text1"/>
          <w:sz w:val="23"/>
          <w:szCs w:val="23"/>
        </w:rPr>
        <w:t>車號查最近</w:t>
      </w:r>
      <w:proofErr w:type="gramEnd"/>
      <w:r w:rsidRPr="00EC3B6F">
        <w:rPr>
          <w:rFonts w:ascii="Segoe UI" w:hAnsi="Segoe UI" w:cs="Segoe UI" w:hint="eastAsia"/>
          <w:color w:val="000000" w:themeColor="text1"/>
          <w:sz w:val="23"/>
          <w:szCs w:val="23"/>
        </w:rPr>
        <w:t>狀態異動</w:t>
      </w:r>
    </w:p>
    <w:p w:rsidR="00EF0FFD" w:rsidRPr="00EC3B6F" w:rsidRDefault="00EF0FFD" w:rsidP="00EC3B6F">
      <w:pPr>
        <w:pStyle w:val="af5"/>
        <w:widowControl/>
        <w:ind w:leftChars="0" w:left="960"/>
        <w:rPr>
          <w:rFonts w:ascii="Segoe UI" w:eastAsia="新細明體" w:hAnsi="Segoe UI" w:cs="Segoe UI"/>
          <w:color w:val="000000" w:themeColor="text1"/>
          <w:kern w:val="0"/>
          <w:sz w:val="23"/>
          <w:szCs w:val="23"/>
        </w:rPr>
      </w:pPr>
      <w:r w:rsidRPr="00EC3B6F">
        <w:rPr>
          <w:rFonts w:ascii="Segoe UI" w:eastAsia="新細明體" w:hAnsi="Segoe UI" w:cs="Segoe UI"/>
          <w:color w:val="000000" w:themeColor="text1"/>
          <w:kern w:val="0"/>
          <w:sz w:val="23"/>
          <w:szCs w:val="23"/>
        </w:rPr>
        <w:t>select top 50 log_id,book_no,carno,dock_no,api_name,event_name,from_status,to_status,notice_time,process_time,ret_code,ret_msg from BK_BookingStatusLog where carno='{</w:t>
      </w:r>
      <w:r w:rsidRPr="00EC3B6F">
        <w:rPr>
          <w:rFonts w:ascii="Segoe UI" w:eastAsia="新細明體" w:hAnsi="Segoe UI" w:cs="Segoe UI" w:hint="eastAsia"/>
          <w:color w:val="000000" w:themeColor="text1"/>
          <w:kern w:val="0"/>
          <w:sz w:val="23"/>
          <w:szCs w:val="23"/>
        </w:rPr>
        <w:t>車號</w:t>
      </w:r>
      <w:r w:rsidRPr="00EC3B6F">
        <w:rPr>
          <w:rFonts w:ascii="Segoe UI" w:eastAsia="新細明體" w:hAnsi="Segoe UI" w:cs="Segoe UI"/>
          <w:color w:val="000000" w:themeColor="text1"/>
          <w:kern w:val="0"/>
          <w:sz w:val="23"/>
          <w:szCs w:val="23"/>
        </w:rPr>
        <w:t>}' order by process_time desc</w:t>
      </w:r>
    </w:p>
    <w:p w:rsidR="00EF0FFD" w:rsidRPr="00EC3B6F" w:rsidRDefault="00EF0FFD" w:rsidP="00EC3B6F">
      <w:pPr>
        <w:pStyle w:val="af5"/>
        <w:widowControl/>
        <w:ind w:leftChars="0" w:left="960"/>
        <w:rPr>
          <w:rFonts w:ascii="Segoe UI" w:eastAsia="新細明體" w:hAnsi="Segoe UI" w:cs="Segoe UI"/>
          <w:color w:val="000000" w:themeColor="text1"/>
          <w:kern w:val="0"/>
          <w:sz w:val="23"/>
          <w:szCs w:val="23"/>
        </w:rPr>
      </w:pPr>
    </w:p>
    <w:p w:rsidR="00EF0FFD" w:rsidRPr="00EC3B6F" w:rsidRDefault="00EF0FFD" w:rsidP="00EC3B6F">
      <w:pPr>
        <w:pStyle w:val="af5"/>
        <w:widowControl/>
        <w:ind w:leftChars="0" w:left="960"/>
        <w:rPr>
          <w:rFonts w:ascii="Segoe UI" w:eastAsia="新細明體" w:hAnsi="Segoe UI" w:cs="Segoe UI"/>
          <w:color w:val="000000" w:themeColor="text1"/>
          <w:kern w:val="0"/>
          <w:sz w:val="23"/>
          <w:szCs w:val="23"/>
        </w:rPr>
      </w:pPr>
      <w:r w:rsidRPr="00EC3B6F">
        <w:rPr>
          <w:rFonts w:ascii="Segoe UI" w:eastAsia="新細明體" w:hAnsi="Segoe UI" w:cs="Segoe UI" w:hint="eastAsia"/>
          <w:color w:val="000000" w:themeColor="text1"/>
          <w:kern w:val="0"/>
          <w:sz w:val="23"/>
          <w:szCs w:val="23"/>
        </w:rPr>
        <w:t xml:space="preserve">2. </w:t>
      </w:r>
      <w:r w:rsidRPr="00EC3B6F">
        <w:rPr>
          <w:rFonts w:ascii="Segoe UI" w:eastAsia="新細明體" w:hAnsi="Segoe UI" w:cs="Segoe UI" w:hint="eastAsia"/>
          <w:color w:val="000000" w:themeColor="text1"/>
          <w:kern w:val="0"/>
          <w:sz w:val="23"/>
          <w:szCs w:val="23"/>
        </w:rPr>
        <w:t>依預約</w:t>
      </w:r>
      <w:proofErr w:type="gramStart"/>
      <w:r w:rsidRPr="00EC3B6F">
        <w:rPr>
          <w:rFonts w:ascii="Segoe UI" w:eastAsia="新細明體" w:hAnsi="Segoe UI" w:cs="Segoe UI" w:hint="eastAsia"/>
          <w:color w:val="000000" w:themeColor="text1"/>
          <w:kern w:val="0"/>
          <w:sz w:val="23"/>
          <w:szCs w:val="23"/>
        </w:rPr>
        <w:t>單查完整</w:t>
      </w:r>
      <w:proofErr w:type="gramEnd"/>
      <w:r w:rsidRPr="00EC3B6F">
        <w:rPr>
          <w:rFonts w:ascii="Segoe UI" w:eastAsia="新細明體" w:hAnsi="Segoe UI" w:cs="Segoe UI" w:hint="eastAsia"/>
          <w:color w:val="000000" w:themeColor="text1"/>
          <w:kern w:val="0"/>
          <w:sz w:val="23"/>
          <w:szCs w:val="23"/>
        </w:rPr>
        <w:t>狀態軌跡</w:t>
      </w:r>
    </w:p>
    <w:p w:rsidR="00EF0FFD" w:rsidRPr="00EC3B6F" w:rsidRDefault="00EF0FFD" w:rsidP="00EC3B6F">
      <w:pPr>
        <w:pStyle w:val="af5"/>
        <w:widowControl/>
        <w:ind w:leftChars="0" w:left="960"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Fonts w:ascii="標楷體" w:eastAsia="標楷體" w:hAnsi="標楷體" w:hint="eastAsia"/>
          <w:color w:val="000000" w:themeColor="text1"/>
          <w:szCs w:val="24"/>
        </w:rPr>
        <w:lastRenderedPageBreak/>
        <w:t>select log_id,book_no,api_name,event_name,from_status,to_status,notice_time,process_time,ret_code,ret_msg,trace_id from BK_BookingStatusLog where book_no='{預約單號}' order by process_time asc</w:t>
      </w:r>
    </w:p>
    <w:p w:rsidR="00EF0FFD" w:rsidRPr="00EC3B6F" w:rsidRDefault="00EF0FFD" w:rsidP="00EC3B6F">
      <w:pPr>
        <w:pStyle w:val="af5"/>
        <w:widowControl/>
        <w:ind w:leftChars="0" w:left="960"/>
        <w:rPr>
          <w:rFonts w:ascii="標楷體" w:eastAsia="標楷體" w:hAnsi="標楷體"/>
          <w:color w:val="000000" w:themeColor="text1"/>
          <w:szCs w:val="24"/>
        </w:rPr>
      </w:pPr>
    </w:p>
    <w:p w:rsidR="00EF0FFD" w:rsidRPr="00EC3B6F" w:rsidRDefault="00AC7285" w:rsidP="00EC3B6F">
      <w:pPr>
        <w:pStyle w:val="af5"/>
        <w:widowControl/>
        <w:numPr>
          <w:ilvl w:val="0"/>
          <w:numId w:val="42"/>
        </w:numPr>
        <w:ind w:leftChars="0"/>
        <w:rPr>
          <w:rFonts w:ascii="標楷體" w:eastAsia="標楷體" w:hAnsi="標楷體"/>
          <w:color w:val="000000" w:themeColor="text1"/>
          <w:szCs w:val="24"/>
        </w:rPr>
      </w:pPr>
      <w:r w:rsidRPr="00EC3B6F">
        <w:rPr>
          <w:rStyle w:val="10"/>
          <w:rFonts w:ascii="標楷體" w:eastAsia="標楷體" w:hAnsi="標楷體" w:hint="eastAsia"/>
          <w:color w:val="000000" w:themeColor="text1"/>
          <w:sz w:val="24"/>
          <w:szCs w:val="24"/>
        </w:rPr>
        <w:t>如有發生任何DB發生異常，都需要回覆</w:t>
      </w:r>
    </w:p>
    <w:p w:rsidR="002E63E1" w:rsidRPr="00EC3B6F" w:rsidRDefault="002E63E1" w:rsidP="00A1059D">
      <w:pPr>
        <w:rPr>
          <w:rFonts w:ascii="標楷體" w:eastAsia="標楷體" w:hAnsi="標楷體" w:cs="細明體"/>
          <w:color w:val="000000" w:themeColor="text1"/>
          <w:kern w:val="0"/>
          <w:szCs w:val="24"/>
        </w:rPr>
      </w:pPr>
    </w:p>
    <w:sectPr w:rsidR="002E63E1" w:rsidRPr="00EC3B6F" w:rsidSect="000D1729">
      <w:footerReference w:type="default" r:id="rId9"/>
      <w:pgSz w:w="16838" w:h="11906" w:orient="landscape"/>
      <w:pgMar w:top="709" w:right="720" w:bottom="709" w:left="720" w:header="851" w:footer="992" w:gutter="0"/>
      <w:pgNumType w:start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57C1" w:rsidRDefault="003C57C1" w:rsidP="00BA3A4C">
      <w:r>
        <w:separator/>
      </w:r>
    </w:p>
  </w:endnote>
  <w:endnote w:type="continuationSeparator" w:id="0">
    <w:p w:rsidR="003C57C1" w:rsidRDefault="003C57C1" w:rsidP="00BA3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D251B" w:rsidRDefault="004D251B" w:rsidP="00CC2A9F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822B6D" w:rsidRPr="00822B6D">
      <w:rPr>
        <w:noProof/>
        <w:lang w:val="zh-TW"/>
      </w:rPr>
      <w:t>33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57C1" w:rsidRDefault="003C57C1" w:rsidP="00BA3A4C">
      <w:r>
        <w:separator/>
      </w:r>
    </w:p>
  </w:footnote>
  <w:footnote w:type="continuationSeparator" w:id="0">
    <w:p w:rsidR="003C57C1" w:rsidRDefault="003C57C1" w:rsidP="00BA3A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52B46"/>
    <w:multiLevelType w:val="hybridMultilevel"/>
    <w:tmpl w:val="17CA0956"/>
    <w:lvl w:ilvl="0" w:tplc="A4FCE580">
      <w:start w:val="1"/>
      <w:numFmt w:val="decimal"/>
      <w:lvlText w:val="%1."/>
      <w:lvlJc w:val="left"/>
      <w:pPr>
        <w:ind w:left="1800" w:hanging="360"/>
      </w:pPr>
      <w:rPr>
        <w:rFonts w:hint="default"/>
        <w:color w:val="000000" w:themeColor="text1"/>
      </w:rPr>
    </w:lvl>
    <w:lvl w:ilvl="1" w:tplc="1812C62A">
      <w:start w:val="1"/>
      <w:numFmt w:val="decimal"/>
      <w:lvlText w:val="%2."/>
      <w:lvlJc w:val="left"/>
      <w:pPr>
        <w:ind w:left="22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">
    <w:nsid w:val="03E34FEC"/>
    <w:multiLevelType w:val="multilevel"/>
    <w:tmpl w:val="B3FEB9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0D52B9"/>
    <w:multiLevelType w:val="multilevel"/>
    <w:tmpl w:val="A41A2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716D73"/>
    <w:multiLevelType w:val="hybridMultilevel"/>
    <w:tmpl w:val="86781C4C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440" w:hanging="48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13A26BF0"/>
    <w:multiLevelType w:val="hybridMultilevel"/>
    <w:tmpl w:val="2572C85A"/>
    <w:lvl w:ilvl="0" w:tplc="1812C62A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5DC4E5E"/>
    <w:multiLevelType w:val="hybridMultilevel"/>
    <w:tmpl w:val="17CA0956"/>
    <w:lvl w:ilvl="0" w:tplc="A4FCE580">
      <w:start w:val="1"/>
      <w:numFmt w:val="decimal"/>
      <w:lvlText w:val="%1."/>
      <w:lvlJc w:val="left"/>
      <w:pPr>
        <w:ind w:left="1800" w:hanging="360"/>
      </w:pPr>
      <w:rPr>
        <w:rFonts w:hint="default"/>
        <w:color w:val="000000" w:themeColor="text1"/>
      </w:rPr>
    </w:lvl>
    <w:lvl w:ilvl="1" w:tplc="1812C62A">
      <w:start w:val="1"/>
      <w:numFmt w:val="decimal"/>
      <w:lvlText w:val="%2."/>
      <w:lvlJc w:val="left"/>
      <w:pPr>
        <w:ind w:left="22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6">
    <w:nsid w:val="17611368"/>
    <w:multiLevelType w:val="hybridMultilevel"/>
    <w:tmpl w:val="59600E3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1A624A94"/>
    <w:multiLevelType w:val="hybridMultilevel"/>
    <w:tmpl w:val="DEF2693C"/>
    <w:lvl w:ilvl="0" w:tplc="8416BF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812C62A">
      <w:start w:val="1"/>
      <w:numFmt w:val="decimal"/>
      <w:lvlText w:val="%2."/>
      <w:lvlJc w:val="left"/>
      <w:pPr>
        <w:ind w:left="22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8">
    <w:nsid w:val="1B4F5640"/>
    <w:multiLevelType w:val="hybridMultilevel"/>
    <w:tmpl w:val="CB7AA7C6"/>
    <w:lvl w:ilvl="0" w:tplc="8416BF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812C62A">
      <w:start w:val="1"/>
      <w:numFmt w:val="decimal"/>
      <w:lvlText w:val="%2."/>
      <w:lvlJc w:val="left"/>
      <w:pPr>
        <w:ind w:left="22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9">
    <w:nsid w:val="1B722102"/>
    <w:multiLevelType w:val="hybridMultilevel"/>
    <w:tmpl w:val="8BA49378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144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920" w:hanging="4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400" w:hanging="480"/>
      </w:pPr>
      <w:rPr>
        <w:rFonts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>
    <w:nsid w:val="1E666824"/>
    <w:multiLevelType w:val="multilevel"/>
    <w:tmpl w:val="EF683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ED635B4"/>
    <w:multiLevelType w:val="hybridMultilevel"/>
    <w:tmpl w:val="9E104986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229859F1"/>
    <w:multiLevelType w:val="hybridMultilevel"/>
    <w:tmpl w:val="BD588B7C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440" w:hanging="48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>
    <w:nsid w:val="22BE0161"/>
    <w:multiLevelType w:val="hybridMultilevel"/>
    <w:tmpl w:val="05A00EB0"/>
    <w:lvl w:ilvl="0" w:tplc="0409000F">
      <w:start w:val="1"/>
      <w:numFmt w:val="decimal"/>
      <w:lvlText w:val="%1."/>
      <w:lvlJc w:val="left"/>
      <w:pPr>
        <w:ind w:left="192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4">
    <w:nsid w:val="2C3539BC"/>
    <w:multiLevelType w:val="hybridMultilevel"/>
    <w:tmpl w:val="508448F0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>
    <w:nsid w:val="2F9A6871"/>
    <w:multiLevelType w:val="hybridMultilevel"/>
    <w:tmpl w:val="17CA0956"/>
    <w:lvl w:ilvl="0" w:tplc="A4FCE580">
      <w:start w:val="1"/>
      <w:numFmt w:val="decimal"/>
      <w:lvlText w:val="%1."/>
      <w:lvlJc w:val="left"/>
      <w:pPr>
        <w:ind w:left="1800" w:hanging="360"/>
      </w:pPr>
      <w:rPr>
        <w:rFonts w:hint="default"/>
        <w:color w:val="000000" w:themeColor="text1"/>
      </w:rPr>
    </w:lvl>
    <w:lvl w:ilvl="1" w:tplc="1812C62A">
      <w:start w:val="1"/>
      <w:numFmt w:val="decimal"/>
      <w:lvlText w:val="%2."/>
      <w:lvlJc w:val="left"/>
      <w:pPr>
        <w:ind w:left="22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6">
    <w:nsid w:val="30AC69C2"/>
    <w:multiLevelType w:val="hybridMultilevel"/>
    <w:tmpl w:val="0610E1A6"/>
    <w:lvl w:ilvl="0" w:tplc="FF0C303C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30B97443"/>
    <w:multiLevelType w:val="hybridMultilevel"/>
    <w:tmpl w:val="86781C4C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440" w:hanging="48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>
    <w:nsid w:val="359E211E"/>
    <w:multiLevelType w:val="hybridMultilevel"/>
    <w:tmpl w:val="5DC8164A"/>
    <w:lvl w:ilvl="0" w:tplc="1B76E360">
      <w:numFmt w:val="bullet"/>
      <w:lvlText w:val="-"/>
      <w:lvlJc w:val="left"/>
      <w:pPr>
        <w:ind w:left="48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19">
    <w:nsid w:val="36406A6F"/>
    <w:multiLevelType w:val="hybridMultilevel"/>
    <w:tmpl w:val="FF70FCB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440" w:hanging="480"/>
      </w:pPr>
      <w:rPr>
        <w:rFonts w:hint="default"/>
      </w:rPr>
    </w:lvl>
    <w:lvl w:ilvl="3" w:tplc="B2FC128C">
      <w:numFmt w:val="bullet"/>
      <w:lvlText w:val="-"/>
      <w:lvlJc w:val="left"/>
      <w:pPr>
        <w:ind w:left="1800" w:hanging="360"/>
      </w:pPr>
      <w:rPr>
        <w:rFonts w:ascii="標楷體" w:eastAsia="標楷體" w:hAnsi="標楷體" w:cstheme="majorBidi" w:hint="eastAsia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>
    <w:nsid w:val="38C815B1"/>
    <w:multiLevelType w:val="hybridMultilevel"/>
    <w:tmpl w:val="9E104986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>
    <w:nsid w:val="3AE530DE"/>
    <w:multiLevelType w:val="hybridMultilevel"/>
    <w:tmpl w:val="0158EA2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440" w:hanging="48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>
    <w:nsid w:val="3B8E7589"/>
    <w:multiLevelType w:val="hybridMultilevel"/>
    <w:tmpl w:val="0610E1A6"/>
    <w:lvl w:ilvl="0" w:tplc="FF0C303C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3F014613"/>
    <w:multiLevelType w:val="hybridMultilevel"/>
    <w:tmpl w:val="0610E1A6"/>
    <w:lvl w:ilvl="0" w:tplc="FF0C303C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3F1D7B19"/>
    <w:multiLevelType w:val="hybridMultilevel"/>
    <w:tmpl w:val="9E104986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451A328F"/>
    <w:multiLevelType w:val="hybridMultilevel"/>
    <w:tmpl w:val="9328107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>
    <w:nsid w:val="469631E6"/>
    <w:multiLevelType w:val="hybridMultilevel"/>
    <w:tmpl w:val="2ECA7CCC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>
    <w:nsid w:val="4E391F25"/>
    <w:multiLevelType w:val="hybridMultilevel"/>
    <w:tmpl w:val="0C0C7E1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>
    <w:nsid w:val="52C45EC2"/>
    <w:multiLevelType w:val="hybridMultilevel"/>
    <w:tmpl w:val="9D2C151A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440" w:hanging="48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>
    <w:nsid w:val="52E270C2"/>
    <w:multiLevelType w:val="hybridMultilevel"/>
    <w:tmpl w:val="20FA918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440" w:hanging="480"/>
      </w:pPr>
      <w:rPr>
        <w:rFonts w:hint="default"/>
      </w:rPr>
    </w:lvl>
    <w:lvl w:ilvl="3" w:tplc="B2FC128C">
      <w:numFmt w:val="bullet"/>
      <w:lvlText w:val="-"/>
      <w:lvlJc w:val="left"/>
      <w:pPr>
        <w:ind w:left="1800" w:hanging="360"/>
      </w:pPr>
      <w:rPr>
        <w:rFonts w:ascii="標楷體" w:eastAsia="標楷體" w:hAnsi="標楷體" w:cstheme="majorBidi" w:hint="eastAsia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>
    <w:nsid w:val="5403377D"/>
    <w:multiLevelType w:val="hybridMultilevel"/>
    <w:tmpl w:val="E62A779C"/>
    <w:lvl w:ilvl="0" w:tplc="97C4C0CC">
      <w:start w:val="5"/>
      <w:numFmt w:val="bullet"/>
      <w:lvlText w:val="-"/>
      <w:lvlJc w:val="left"/>
      <w:pPr>
        <w:ind w:left="480" w:hanging="480"/>
      </w:pPr>
      <w:rPr>
        <w:rFonts w:ascii="標楷體" w:eastAsia="標楷體" w:hAnsi="標楷體" w:cstheme="maj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>
    <w:nsid w:val="5499372E"/>
    <w:multiLevelType w:val="hybridMultilevel"/>
    <w:tmpl w:val="3AA2C9CE"/>
    <w:lvl w:ilvl="0" w:tplc="0409000F">
      <w:start w:val="1"/>
      <w:numFmt w:val="decimal"/>
      <w:lvlText w:val="%1."/>
      <w:lvlJc w:val="left"/>
      <w:pPr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32">
    <w:nsid w:val="54E112DB"/>
    <w:multiLevelType w:val="hybridMultilevel"/>
    <w:tmpl w:val="320C60F8"/>
    <w:lvl w:ilvl="0" w:tplc="B2FC128C">
      <w:numFmt w:val="bullet"/>
      <w:lvlText w:val="-"/>
      <w:lvlJc w:val="left"/>
      <w:pPr>
        <w:ind w:left="600" w:hanging="480"/>
      </w:pPr>
      <w:rPr>
        <w:rFonts w:ascii="標楷體" w:eastAsia="標楷體" w:hAnsi="標楷體" w:cstheme="majorBidi" w:hint="eastAsia"/>
      </w:rPr>
    </w:lvl>
    <w:lvl w:ilvl="1" w:tplc="04090003">
      <w:start w:val="1"/>
      <w:numFmt w:val="bullet"/>
      <w:lvlText w:val=""/>
      <w:lvlJc w:val="left"/>
      <w:pPr>
        <w:ind w:left="10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80"/>
      </w:pPr>
      <w:rPr>
        <w:rFonts w:ascii="Wingdings" w:hAnsi="Wingdings" w:hint="default"/>
      </w:rPr>
    </w:lvl>
  </w:abstractNum>
  <w:abstractNum w:abstractNumId="33">
    <w:nsid w:val="55695DA0"/>
    <w:multiLevelType w:val="hybridMultilevel"/>
    <w:tmpl w:val="0158EA2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440" w:hanging="48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>
    <w:nsid w:val="55764ADA"/>
    <w:multiLevelType w:val="hybridMultilevel"/>
    <w:tmpl w:val="0610E1A6"/>
    <w:lvl w:ilvl="0" w:tplc="FF0C303C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>
    <w:nsid w:val="56D27BF3"/>
    <w:multiLevelType w:val="hybridMultilevel"/>
    <w:tmpl w:val="2572C85A"/>
    <w:lvl w:ilvl="0" w:tplc="1812C62A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>
    <w:nsid w:val="580D4327"/>
    <w:multiLevelType w:val="hybridMultilevel"/>
    <w:tmpl w:val="B22247FA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440" w:hanging="480"/>
      </w:pPr>
      <w:rPr>
        <w:rFonts w:hint="default"/>
      </w:rPr>
    </w:lvl>
    <w:lvl w:ilvl="3" w:tplc="B2FC128C">
      <w:numFmt w:val="bullet"/>
      <w:lvlText w:val="-"/>
      <w:lvlJc w:val="left"/>
      <w:pPr>
        <w:ind w:left="1800" w:hanging="360"/>
      </w:pPr>
      <w:rPr>
        <w:rFonts w:ascii="標楷體" w:eastAsia="標楷體" w:hAnsi="標楷體" w:cstheme="majorBidi" w:hint="eastAsia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>
    <w:nsid w:val="5AD45048"/>
    <w:multiLevelType w:val="hybridMultilevel"/>
    <w:tmpl w:val="53E29FEA"/>
    <w:lvl w:ilvl="0" w:tplc="0409000B">
      <w:start w:val="1"/>
      <w:numFmt w:val="bullet"/>
      <w:lvlText w:val=""/>
      <w:lvlJc w:val="left"/>
      <w:pPr>
        <w:ind w:left="131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8" w:hanging="480"/>
      </w:pPr>
      <w:rPr>
        <w:rFonts w:ascii="Wingdings" w:hAnsi="Wingdings" w:hint="default"/>
      </w:rPr>
    </w:lvl>
  </w:abstractNum>
  <w:abstractNum w:abstractNumId="38">
    <w:nsid w:val="5BB575B1"/>
    <w:multiLevelType w:val="hybridMultilevel"/>
    <w:tmpl w:val="0158EA2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440" w:hanging="48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>
    <w:nsid w:val="5C7D6DEA"/>
    <w:multiLevelType w:val="hybridMultilevel"/>
    <w:tmpl w:val="9E104986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0">
    <w:nsid w:val="60295D7C"/>
    <w:multiLevelType w:val="hybridMultilevel"/>
    <w:tmpl w:val="8BA4937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ind w:left="960" w:hanging="48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440" w:hanging="4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>
    <w:nsid w:val="6BFE470D"/>
    <w:multiLevelType w:val="hybridMultilevel"/>
    <w:tmpl w:val="9E104986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>
    <w:nsid w:val="742A3D3A"/>
    <w:multiLevelType w:val="hybridMultilevel"/>
    <w:tmpl w:val="30EAD7A8"/>
    <w:lvl w:ilvl="0" w:tplc="97C4C0CC">
      <w:start w:val="5"/>
      <w:numFmt w:val="bullet"/>
      <w:lvlText w:val="-"/>
      <w:lvlJc w:val="left"/>
      <w:pPr>
        <w:ind w:left="480" w:hanging="480"/>
      </w:pPr>
      <w:rPr>
        <w:rFonts w:ascii="標楷體" w:eastAsia="標楷體" w:hAnsi="標楷體" w:cstheme="maj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>
    <w:nsid w:val="764516A0"/>
    <w:multiLevelType w:val="hybridMultilevel"/>
    <w:tmpl w:val="DC9E3930"/>
    <w:lvl w:ilvl="0" w:tplc="97C4C0CC">
      <w:start w:val="5"/>
      <w:numFmt w:val="bullet"/>
      <w:lvlText w:val="-"/>
      <w:lvlJc w:val="left"/>
      <w:pPr>
        <w:ind w:left="360" w:hanging="360"/>
      </w:pPr>
      <w:rPr>
        <w:rFonts w:ascii="標楷體" w:eastAsia="標楷體" w:hAnsi="標楷體" w:cstheme="majorBidi" w:hint="eastAsia"/>
      </w:rPr>
    </w:lvl>
    <w:lvl w:ilvl="1" w:tplc="97C4C0CC">
      <w:start w:val="5"/>
      <w:numFmt w:val="bullet"/>
      <w:lvlText w:val="-"/>
      <w:lvlJc w:val="left"/>
      <w:pPr>
        <w:ind w:left="960" w:hanging="480"/>
      </w:pPr>
      <w:rPr>
        <w:rFonts w:ascii="標楷體" w:eastAsia="標楷體" w:hAnsi="標楷體" w:cstheme="majorBidi" w:hint="eastAsia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>
    <w:nsid w:val="77D324BD"/>
    <w:multiLevelType w:val="hybridMultilevel"/>
    <w:tmpl w:val="9E104986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5">
    <w:nsid w:val="7B5B199F"/>
    <w:multiLevelType w:val="hybridMultilevel"/>
    <w:tmpl w:val="9E104986"/>
    <w:lvl w:ilvl="0" w:tplc="63D427D2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>
    <w:nsid w:val="7C272748"/>
    <w:multiLevelType w:val="hybridMultilevel"/>
    <w:tmpl w:val="0610E1A6"/>
    <w:lvl w:ilvl="0" w:tplc="FF0C303C">
      <w:start w:val="1"/>
      <w:numFmt w:val="decimal"/>
      <w:lvlText w:val="%1"/>
      <w:lvlJc w:val="right"/>
      <w:pPr>
        <w:tabs>
          <w:tab w:val="num" w:pos="785"/>
        </w:tabs>
        <w:ind w:left="0" w:firstLine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7"/>
  </w:num>
  <w:num w:numId="2">
    <w:abstractNumId w:val="24"/>
  </w:num>
  <w:num w:numId="3">
    <w:abstractNumId w:val="34"/>
  </w:num>
  <w:num w:numId="4">
    <w:abstractNumId w:val="20"/>
  </w:num>
  <w:num w:numId="5">
    <w:abstractNumId w:val="23"/>
  </w:num>
  <w:num w:numId="6">
    <w:abstractNumId w:val="39"/>
  </w:num>
  <w:num w:numId="7">
    <w:abstractNumId w:val="46"/>
  </w:num>
  <w:num w:numId="8">
    <w:abstractNumId w:val="11"/>
  </w:num>
  <w:num w:numId="9">
    <w:abstractNumId w:val="41"/>
  </w:num>
  <w:num w:numId="10">
    <w:abstractNumId w:val="45"/>
  </w:num>
  <w:num w:numId="11">
    <w:abstractNumId w:val="44"/>
  </w:num>
  <w:num w:numId="12">
    <w:abstractNumId w:val="16"/>
  </w:num>
  <w:num w:numId="13">
    <w:abstractNumId w:val="43"/>
  </w:num>
  <w:num w:numId="14">
    <w:abstractNumId w:val="42"/>
  </w:num>
  <w:num w:numId="15">
    <w:abstractNumId w:val="40"/>
  </w:num>
  <w:num w:numId="16">
    <w:abstractNumId w:val="30"/>
  </w:num>
  <w:num w:numId="17">
    <w:abstractNumId w:val="3"/>
  </w:num>
  <w:num w:numId="18">
    <w:abstractNumId w:val="28"/>
  </w:num>
  <w:num w:numId="19">
    <w:abstractNumId w:val="13"/>
  </w:num>
  <w:num w:numId="20">
    <w:abstractNumId w:val="7"/>
  </w:num>
  <w:num w:numId="21">
    <w:abstractNumId w:val="8"/>
  </w:num>
  <w:num w:numId="22">
    <w:abstractNumId w:val="31"/>
  </w:num>
  <w:num w:numId="23">
    <w:abstractNumId w:val="14"/>
  </w:num>
  <w:num w:numId="24">
    <w:abstractNumId w:val="29"/>
  </w:num>
  <w:num w:numId="25">
    <w:abstractNumId w:val="33"/>
  </w:num>
  <w:num w:numId="26">
    <w:abstractNumId w:val="0"/>
  </w:num>
  <w:num w:numId="27">
    <w:abstractNumId w:val="4"/>
  </w:num>
  <w:num w:numId="28">
    <w:abstractNumId w:val="22"/>
  </w:num>
  <w:num w:numId="29">
    <w:abstractNumId w:val="21"/>
  </w:num>
  <w:num w:numId="30">
    <w:abstractNumId w:val="15"/>
  </w:num>
  <w:num w:numId="31">
    <w:abstractNumId w:val="35"/>
  </w:num>
  <w:num w:numId="32">
    <w:abstractNumId w:val="27"/>
  </w:num>
  <w:num w:numId="33">
    <w:abstractNumId w:val="38"/>
  </w:num>
  <w:num w:numId="34">
    <w:abstractNumId w:val="5"/>
  </w:num>
  <w:num w:numId="35">
    <w:abstractNumId w:val="36"/>
  </w:num>
  <w:num w:numId="36">
    <w:abstractNumId w:val="19"/>
  </w:num>
  <w:num w:numId="37">
    <w:abstractNumId w:val="25"/>
  </w:num>
  <w:num w:numId="38">
    <w:abstractNumId w:val="6"/>
  </w:num>
  <w:num w:numId="39">
    <w:abstractNumId w:val="2"/>
  </w:num>
  <w:num w:numId="40">
    <w:abstractNumId w:val="10"/>
  </w:num>
  <w:num w:numId="41">
    <w:abstractNumId w:val="1"/>
  </w:num>
  <w:num w:numId="42">
    <w:abstractNumId w:val="17"/>
  </w:num>
  <w:num w:numId="43">
    <w:abstractNumId w:val="26"/>
  </w:num>
  <w:num w:numId="44">
    <w:abstractNumId w:val="12"/>
  </w:num>
  <w:num w:numId="45">
    <w:abstractNumId w:val="32"/>
  </w:num>
  <w:num w:numId="46">
    <w:abstractNumId w:val="18"/>
  </w:num>
  <w:num w:numId="47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grammar="clean"/>
  <w:trackRevision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3A4C"/>
    <w:rsid w:val="00004960"/>
    <w:rsid w:val="00006488"/>
    <w:rsid w:val="00011FF1"/>
    <w:rsid w:val="00012ADF"/>
    <w:rsid w:val="000136C9"/>
    <w:rsid w:val="00013769"/>
    <w:rsid w:val="000150F3"/>
    <w:rsid w:val="0001742C"/>
    <w:rsid w:val="00024A7B"/>
    <w:rsid w:val="0002530D"/>
    <w:rsid w:val="00025661"/>
    <w:rsid w:val="0002594C"/>
    <w:rsid w:val="00030034"/>
    <w:rsid w:val="00032788"/>
    <w:rsid w:val="0003764B"/>
    <w:rsid w:val="00040A46"/>
    <w:rsid w:val="0004197B"/>
    <w:rsid w:val="000445BE"/>
    <w:rsid w:val="00052778"/>
    <w:rsid w:val="00053A7C"/>
    <w:rsid w:val="00053B66"/>
    <w:rsid w:val="00061F0A"/>
    <w:rsid w:val="00062388"/>
    <w:rsid w:val="00064CC8"/>
    <w:rsid w:val="000654C0"/>
    <w:rsid w:val="000655CE"/>
    <w:rsid w:val="00066FB5"/>
    <w:rsid w:val="00067499"/>
    <w:rsid w:val="000705AE"/>
    <w:rsid w:val="00070DD4"/>
    <w:rsid w:val="00072203"/>
    <w:rsid w:val="00072D15"/>
    <w:rsid w:val="00073ACA"/>
    <w:rsid w:val="00074204"/>
    <w:rsid w:val="000759F9"/>
    <w:rsid w:val="00076404"/>
    <w:rsid w:val="000771A2"/>
    <w:rsid w:val="00080863"/>
    <w:rsid w:val="00082E4B"/>
    <w:rsid w:val="00083C90"/>
    <w:rsid w:val="000866A2"/>
    <w:rsid w:val="00090769"/>
    <w:rsid w:val="00090F84"/>
    <w:rsid w:val="000921E5"/>
    <w:rsid w:val="0009540F"/>
    <w:rsid w:val="00095DF9"/>
    <w:rsid w:val="00096256"/>
    <w:rsid w:val="00096345"/>
    <w:rsid w:val="000A1521"/>
    <w:rsid w:val="000A3EB2"/>
    <w:rsid w:val="000A3FD2"/>
    <w:rsid w:val="000A6A6C"/>
    <w:rsid w:val="000A7A1A"/>
    <w:rsid w:val="000B2D1E"/>
    <w:rsid w:val="000B3C91"/>
    <w:rsid w:val="000B4A91"/>
    <w:rsid w:val="000B56D1"/>
    <w:rsid w:val="000B6E94"/>
    <w:rsid w:val="000C10A6"/>
    <w:rsid w:val="000C1433"/>
    <w:rsid w:val="000C4D38"/>
    <w:rsid w:val="000C7B97"/>
    <w:rsid w:val="000D1729"/>
    <w:rsid w:val="000D1F8F"/>
    <w:rsid w:val="000D333C"/>
    <w:rsid w:val="000D436E"/>
    <w:rsid w:val="000D487D"/>
    <w:rsid w:val="000D6CAA"/>
    <w:rsid w:val="000D726C"/>
    <w:rsid w:val="000D7848"/>
    <w:rsid w:val="000E028F"/>
    <w:rsid w:val="000E0A52"/>
    <w:rsid w:val="000E19BF"/>
    <w:rsid w:val="000E4904"/>
    <w:rsid w:val="000E64B9"/>
    <w:rsid w:val="000F19AF"/>
    <w:rsid w:val="000F3276"/>
    <w:rsid w:val="000F441B"/>
    <w:rsid w:val="000F5801"/>
    <w:rsid w:val="00102DA0"/>
    <w:rsid w:val="00104A7D"/>
    <w:rsid w:val="00106522"/>
    <w:rsid w:val="00106EAF"/>
    <w:rsid w:val="00111721"/>
    <w:rsid w:val="00112EBE"/>
    <w:rsid w:val="00113A57"/>
    <w:rsid w:val="00113E62"/>
    <w:rsid w:val="001149C0"/>
    <w:rsid w:val="00115777"/>
    <w:rsid w:val="001215D3"/>
    <w:rsid w:val="00122064"/>
    <w:rsid w:val="00122701"/>
    <w:rsid w:val="001264B7"/>
    <w:rsid w:val="00133706"/>
    <w:rsid w:val="001338F3"/>
    <w:rsid w:val="001343C0"/>
    <w:rsid w:val="0013536B"/>
    <w:rsid w:val="00140282"/>
    <w:rsid w:val="00143006"/>
    <w:rsid w:val="0014502C"/>
    <w:rsid w:val="0014580D"/>
    <w:rsid w:val="001461C2"/>
    <w:rsid w:val="00147B8A"/>
    <w:rsid w:val="00150FB1"/>
    <w:rsid w:val="00152D8C"/>
    <w:rsid w:val="001533A8"/>
    <w:rsid w:val="001548DC"/>
    <w:rsid w:val="001548EF"/>
    <w:rsid w:val="00156752"/>
    <w:rsid w:val="00156FE1"/>
    <w:rsid w:val="0016074E"/>
    <w:rsid w:val="00164A7F"/>
    <w:rsid w:val="00165F87"/>
    <w:rsid w:val="001666A6"/>
    <w:rsid w:val="00166A26"/>
    <w:rsid w:val="00167819"/>
    <w:rsid w:val="001703FD"/>
    <w:rsid w:val="00170FE0"/>
    <w:rsid w:val="00171E9D"/>
    <w:rsid w:val="00172709"/>
    <w:rsid w:val="00172DFE"/>
    <w:rsid w:val="00172E78"/>
    <w:rsid w:val="001731B9"/>
    <w:rsid w:val="00174608"/>
    <w:rsid w:val="0018025D"/>
    <w:rsid w:val="00181A4F"/>
    <w:rsid w:val="001858BE"/>
    <w:rsid w:val="00190A45"/>
    <w:rsid w:val="0019325A"/>
    <w:rsid w:val="00195BC2"/>
    <w:rsid w:val="00196775"/>
    <w:rsid w:val="00197114"/>
    <w:rsid w:val="00197741"/>
    <w:rsid w:val="001A5BD8"/>
    <w:rsid w:val="001A75DC"/>
    <w:rsid w:val="001B037F"/>
    <w:rsid w:val="001B120F"/>
    <w:rsid w:val="001B2165"/>
    <w:rsid w:val="001B3075"/>
    <w:rsid w:val="001B35C8"/>
    <w:rsid w:val="001B761C"/>
    <w:rsid w:val="001C0306"/>
    <w:rsid w:val="001C1FAD"/>
    <w:rsid w:val="001C24CD"/>
    <w:rsid w:val="001C2D5C"/>
    <w:rsid w:val="001C3F45"/>
    <w:rsid w:val="001C4163"/>
    <w:rsid w:val="001C66BF"/>
    <w:rsid w:val="001C6D8E"/>
    <w:rsid w:val="001C6EA1"/>
    <w:rsid w:val="001C7190"/>
    <w:rsid w:val="001D2A7A"/>
    <w:rsid w:val="001D4423"/>
    <w:rsid w:val="001D6C4E"/>
    <w:rsid w:val="001E2545"/>
    <w:rsid w:val="001E523C"/>
    <w:rsid w:val="001E69FD"/>
    <w:rsid w:val="001E7A62"/>
    <w:rsid w:val="001F00B5"/>
    <w:rsid w:val="001F2AF6"/>
    <w:rsid w:val="00200967"/>
    <w:rsid w:val="0020316E"/>
    <w:rsid w:val="0020318A"/>
    <w:rsid w:val="00203CA5"/>
    <w:rsid w:val="002112C4"/>
    <w:rsid w:val="00214B15"/>
    <w:rsid w:val="0021578C"/>
    <w:rsid w:val="00215A76"/>
    <w:rsid w:val="002168ED"/>
    <w:rsid w:val="00220C5A"/>
    <w:rsid w:val="00221037"/>
    <w:rsid w:val="00221E65"/>
    <w:rsid w:val="00222CAF"/>
    <w:rsid w:val="00225F13"/>
    <w:rsid w:val="00226F5E"/>
    <w:rsid w:val="00231B4D"/>
    <w:rsid w:val="00232FBE"/>
    <w:rsid w:val="00236A38"/>
    <w:rsid w:val="0024129C"/>
    <w:rsid w:val="00243E76"/>
    <w:rsid w:val="002444ED"/>
    <w:rsid w:val="002450E3"/>
    <w:rsid w:val="0025466F"/>
    <w:rsid w:val="0026065D"/>
    <w:rsid w:val="00262A1C"/>
    <w:rsid w:val="00262CC2"/>
    <w:rsid w:val="00262E6F"/>
    <w:rsid w:val="002646B3"/>
    <w:rsid w:val="002661B1"/>
    <w:rsid w:val="00266366"/>
    <w:rsid w:val="002664D4"/>
    <w:rsid w:val="00266BE1"/>
    <w:rsid w:val="00267B6B"/>
    <w:rsid w:val="002714C2"/>
    <w:rsid w:val="002742EB"/>
    <w:rsid w:val="002771DE"/>
    <w:rsid w:val="00277AFC"/>
    <w:rsid w:val="00282F1A"/>
    <w:rsid w:val="0028386C"/>
    <w:rsid w:val="002877A0"/>
    <w:rsid w:val="00291144"/>
    <w:rsid w:val="00293FE1"/>
    <w:rsid w:val="002945F4"/>
    <w:rsid w:val="00294AD2"/>
    <w:rsid w:val="002A0495"/>
    <w:rsid w:val="002A22BF"/>
    <w:rsid w:val="002A2534"/>
    <w:rsid w:val="002A2BEE"/>
    <w:rsid w:val="002A2FE9"/>
    <w:rsid w:val="002A3B7B"/>
    <w:rsid w:val="002A561B"/>
    <w:rsid w:val="002B1DBD"/>
    <w:rsid w:val="002B280A"/>
    <w:rsid w:val="002B47AE"/>
    <w:rsid w:val="002C0C94"/>
    <w:rsid w:val="002C3AB5"/>
    <w:rsid w:val="002C5827"/>
    <w:rsid w:val="002C7713"/>
    <w:rsid w:val="002D0A9A"/>
    <w:rsid w:val="002D16FE"/>
    <w:rsid w:val="002D4708"/>
    <w:rsid w:val="002D4919"/>
    <w:rsid w:val="002D62B9"/>
    <w:rsid w:val="002D6ECD"/>
    <w:rsid w:val="002D7446"/>
    <w:rsid w:val="002E3C60"/>
    <w:rsid w:val="002E6048"/>
    <w:rsid w:val="002E63E1"/>
    <w:rsid w:val="002E7738"/>
    <w:rsid w:val="002F4F5A"/>
    <w:rsid w:val="002F5A1C"/>
    <w:rsid w:val="002F60E2"/>
    <w:rsid w:val="003002A4"/>
    <w:rsid w:val="00302668"/>
    <w:rsid w:val="0030310D"/>
    <w:rsid w:val="00303CEB"/>
    <w:rsid w:val="003046D0"/>
    <w:rsid w:val="00304CED"/>
    <w:rsid w:val="00304D08"/>
    <w:rsid w:val="0030512F"/>
    <w:rsid w:val="003055CC"/>
    <w:rsid w:val="00306E9F"/>
    <w:rsid w:val="003075DE"/>
    <w:rsid w:val="00310B57"/>
    <w:rsid w:val="00311750"/>
    <w:rsid w:val="00312869"/>
    <w:rsid w:val="00312B7C"/>
    <w:rsid w:val="00314B31"/>
    <w:rsid w:val="00316361"/>
    <w:rsid w:val="00316FA2"/>
    <w:rsid w:val="00320D85"/>
    <w:rsid w:val="00321103"/>
    <w:rsid w:val="00325961"/>
    <w:rsid w:val="00327A3E"/>
    <w:rsid w:val="00331D6C"/>
    <w:rsid w:val="00331F5F"/>
    <w:rsid w:val="00332C0C"/>
    <w:rsid w:val="00333319"/>
    <w:rsid w:val="00333DEB"/>
    <w:rsid w:val="00337AD6"/>
    <w:rsid w:val="003402FA"/>
    <w:rsid w:val="00341335"/>
    <w:rsid w:val="00342C26"/>
    <w:rsid w:val="003443FE"/>
    <w:rsid w:val="00346772"/>
    <w:rsid w:val="00356D98"/>
    <w:rsid w:val="003574C3"/>
    <w:rsid w:val="003619F1"/>
    <w:rsid w:val="003668FB"/>
    <w:rsid w:val="00372666"/>
    <w:rsid w:val="00372F99"/>
    <w:rsid w:val="00373143"/>
    <w:rsid w:val="00373CB5"/>
    <w:rsid w:val="0037515D"/>
    <w:rsid w:val="00376DBD"/>
    <w:rsid w:val="00381453"/>
    <w:rsid w:val="00382D2E"/>
    <w:rsid w:val="0038351B"/>
    <w:rsid w:val="003841CF"/>
    <w:rsid w:val="003842EE"/>
    <w:rsid w:val="00385579"/>
    <w:rsid w:val="0038679A"/>
    <w:rsid w:val="00386D3D"/>
    <w:rsid w:val="003913E0"/>
    <w:rsid w:val="00393084"/>
    <w:rsid w:val="00395B8F"/>
    <w:rsid w:val="003A1140"/>
    <w:rsid w:val="003A1259"/>
    <w:rsid w:val="003A15E8"/>
    <w:rsid w:val="003A2357"/>
    <w:rsid w:val="003A2941"/>
    <w:rsid w:val="003B01FF"/>
    <w:rsid w:val="003B1389"/>
    <w:rsid w:val="003B1D28"/>
    <w:rsid w:val="003B531E"/>
    <w:rsid w:val="003B56A8"/>
    <w:rsid w:val="003C0E38"/>
    <w:rsid w:val="003C2BDF"/>
    <w:rsid w:val="003C57C1"/>
    <w:rsid w:val="003C5B08"/>
    <w:rsid w:val="003D0B65"/>
    <w:rsid w:val="003D2160"/>
    <w:rsid w:val="003D2DDE"/>
    <w:rsid w:val="003D3424"/>
    <w:rsid w:val="003D384D"/>
    <w:rsid w:val="003D51B4"/>
    <w:rsid w:val="003D5CF9"/>
    <w:rsid w:val="003D5DD9"/>
    <w:rsid w:val="003D609A"/>
    <w:rsid w:val="003D6ABD"/>
    <w:rsid w:val="003D7555"/>
    <w:rsid w:val="003E5485"/>
    <w:rsid w:val="003E666F"/>
    <w:rsid w:val="003E78A8"/>
    <w:rsid w:val="003F33A9"/>
    <w:rsid w:val="003F3796"/>
    <w:rsid w:val="003F5B8B"/>
    <w:rsid w:val="00400B52"/>
    <w:rsid w:val="00401974"/>
    <w:rsid w:val="00401E54"/>
    <w:rsid w:val="00403D46"/>
    <w:rsid w:val="004056F0"/>
    <w:rsid w:val="004066B2"/>
    <w:rsid w:val="00407404"/>
    <w:rsid w:val="004077DA"/>
    <w:rsid w:val="00412474"/>
    <w:rsid w:val="00420470"/>
    <w:rsid w:val="004218E3"/>
    <w:rsid w:val="00422808"/>
    <w:rsid w:val="0042425C"/>
    <w:rsid w:val="00426A22"/>
    <w:rsid w:val="00426B9A"/>
    <w:rsid w:val="00431BD3"/>
    <w:rsid w:val="00431F07"/>
    <w:rsid w:val="004373DD"/>
    <w:rsid w:val="004409D2"/>
    <w:rsid w:val="00444DAA"/>
    <w:rsid w:val="004465C3"/>
    <w:rsid w:val="00451743"/>
    <w:rsid w:val="00452828"/>
    <w:rsid w:val="00453F84"/>
    <w:rsid w:val="004546E1"/>
    <w:rsid w:val="00457246"/>
    <w:rsid w:val="00461F7D"/>
    <w:rsid w:val="0046222F"/>
    <w:rsid w:val="00462F73"/>
    <w:rsid w:val="00465F9A"/>
    <w:rsid w:val="004676EA"/>
    <w:rsid w:val="00470542"/>
    <w:rsid w:val="00473856"/>
    <w:rsid w:val="004750D4"/>
    <w:rsid w:val="00476688"/>
    <w:rsid w:val="004806F1"/>
    <w:rsid w:val="0048107B"/>
    <w:rsid w:val="0048222F"/>
    <w:rsid w:val="00482D46"/>
    <w:rsid w:val="00484BD0"/>
    <w:rsid w:val="00484EB9"/>
    <w:rsid w:val="00484FD7"/>
    <w:rsid w:val="0048547F"/>
    <w:rsid w:val="0049171E"/>
    <w:rsid w:val="0049427C"/>
    <w:rsid w:val="00494380"/>
    <w:rsid w:val="00495D41"/>
    <w:rsid w:val="00496096"/>
    <w:rsid w:val="004A1486"/>
    <w:rsid w:val="004A2402"/>
    <w:rsid w:val="004A2592"/>
    <w:rsid w:val="004A2866"/>
    <w:rsid w:val="004A544A"/>
    <w:rsid w:val="004A5D3C"/>
    <w:rsid w:val="004B1237"/>
    <w:rsid w:val="004B2969"/>
    <w:rsid w:val="004B4351"/>
    <w:rsid w:val="004B5A10"/>
    <w:rsid w:val="004B6896"/>
    <w:rsid w:val="004B7723"/>
    <w:rsid w:val="004C1D5F"/>
    <w:rsid w:val="004C4CCD"/>
    <w:rsid w:val="004C5B06"/>
    <w:rsid w:val="004C75FB"/>
    <w:rsid w:val="004D1313"/>
    <w:rsid w:val="004D251B"/>
    <w:rsid w:val="004D347A"/>
    <w:rsid w:val="004D6633"/>
    <w:rsid w:val="004E1CA0"/>
    <w:rsid w:val="004E5DAF"/>
    <w:rsid w:val="004E77E1"/>
    <w:rsid w:val="004E7FBA"/>
    <w:rsid w:val="004F3372"/>
    <w:rsid w:val="004F6C92"/>
    <w:rsid w:val="004F6D53"/>
    <w:rsid w:val="004F6DD6"/>
    <w:rsid w:val="004F7EB5"/>
    <w:rsid w:val="005014D8"/>
    <w:rsid w:val="0050758B"/>
    <w:rsid w:val="00510669"/>
    <w:rsid w:val="0051143A"/>
    <w:rsid w:val="00515511"/>
    <w:rsid w:val="00516DAA"/>
    <w:rsid w:val="00516FC8"/>
    <w:rsid w:val="005170A8"/>
    <w:rsid w:val="00520659"/>
    <w:rsid w:val="0052164B"/>
    <w:rsid w:val="00525E9E"/>
    <w:rsid w:val="005269E7"/>
    <w:rsid w:val="00526B6E"/>
    <w:rsid w:val="00535D29"/>
    <w:rsid w:val="00536B3E"/>
    <w:rsid w:val="00536DFF"/>
    <w:rsid w:val="0054096B"/>
    <w:rsid w:val="00540E41"/>
    <w:rsid w:val="00547EAA"/>
    <w:rsid w:val="00550CAA"/>
    <w:rsid w:val="00551577"/>
    <w:rsid w:val="00552295"/>
    <w:rsid w:val="00554F45"/>
    <w:rsid w:val="005575CD"/>
    <w:rsid w:val="0056053A"/>
    <w:rsid w:val="00560D11"/>
    <w:rsid w:val="00561593"/>
    <w:rsid w:val="00562730"/>
    <w:rsid w:val="00562978"/>
    <w:rsid w:val="00570EEF"/>
    <w:rsid w:val="00572732"/>
    <w:rsid w:val="00572843"/>
    <w:rsid w:val="00572EDF"/>
    <w:rsid w:val="00574737"/>
    <w:rsid w:val="00575243"/>
    <w:rsid w:val="005819AE"/>
    <w:rsid w:val="00583650"/>
    <w:rsid w:val="00590101"/>
    <w:rsid w:val="005908DF"/>
    <w:rsid w:val="00591422"/>
    <w:rsid w:val="00594865"/>
    <w:rsid w:val="005A13B2"/>
    <w:rsid w:val="005A263F"/>
    <w:rsid w:val="005A278D"/>
    <w:rsid w:val="005B0E28"/>
    <w:rsid w:val="005C01AB"/>
    <w:rsid w:val="005C1642"/>
    <w:rsid w:val="005C2AAB"/>
    <w:rsid w:val="005C43FC"/>
    <w:rsid w:val="005C5B38"/>
    <w:rsid w:val="005C6F44"/>
    <w:rsid w:val="005D389E"/>
    <w:rsid w:val="005D40C6"/>
    <w:rsid w:val="005D50F2"/>
    <w:rsid w:val="005D58C3"/>
    <w:rsid w:val="005D757E"/>
    <w:rsid w:val="005E120A"/>
    <w:rsid w:val="005E164E"/>
    <w:rsid w:val="005E2DCF"/>
    <w:rsid w:val="005E52A8"/>
    <w:rsid w:val="005E5784"/>
    <w:rsid w:val="005E5EFA"/>
    <w:rsid w:val="005E6943"/>
    <w:rsid w:val="005F4F76"/>
    <w:rsid w:val="005F503E"/>
    <w:rsid w:val="005F7602"/>
    <w:rsid w:val="005F783A"/>
    <w:rsid w:val="00600D31"/>
    <w:rsid w:val="006032E9"/>
    <w:rsid w:val="006053AD"/>
    <w:rsid w:val="0060578D"/>
    <w:rsid w:val="00611A34"/>
    <w:rsid w:val="00612AE3"/>
    <w:rsid w:val="0061374E"/>
    <w:rsid w:val="00613CBB"/>
    <w:rsid w:val="00614489"/>
    <w:rsid w:val="00615246"/>
    <w:rsid w:val="006213C2"/>
    <w:rsid w:val="00621A90"/>
    <w:rsid w:val="006241D2"/>
    <w:rsid w:val="00624A54"/>
    <w:rsid w:val="00631C63"/>
    <w:rsid w:val="00633AA2"/>
    <w:rsid w:val="00633ECB"/>
    <w:rsid w:val="00634770"/>
    <w:rsid w:val="00634928"/>
    <w:rsid w:val="0063673A"/>
    <w:rsid w:val="00636D11"/>
    <w:rsid w:val="0063735A"/>
    <w:rsid w:val="0064097F"/>
    <w:rsid w:val="0064175F"/>
    <w:rsid w:val="0064384F"/>
    <w:rsid w:val="006459D7"/>
    <w:rsid w:val="00646144"/>
    <w:rsid w:val="00646263"/>
    <w:rsid w:val="00650815"/>
    <w:rsid w:val="006516FB"/>
    <w:rsid w:val="00652585"/>
    <w:rsid w:val="00652B85"/>
    <w:rsid w:val="00652ED6"/>
    <w:rsid w:val="00652FDF"/>
    <w:rsid w:val="00654C5F"/>
    <w:rsid w:val="00664999"/>
    <w:rsid w:val="006656C4"/>
    <w:rsid w:val="0066584F"/>
    <w:rsid w:val="00665CF6"/>
    <w:rsid w:val="00666104"/>
    <w:rsid w:val="006701E3"/>
    <w:rsid w:val="00671766"/>
    <w:rsid w:val="00675FA0"/>
    <w:rsid w:val="00676BC0"/>
    <w:rsid w:val="00680CBC"/>
    <w:rsid w:val="00682CF4"/>
    <w:rsid w:val="006837CE"/>
    <w:rsid w:val="006856DE"/>
    <w:rsid w:val="00686ABB"/>
    <w:rsid w:val="006909F5"/>
    <w:rsid w:val="00690B22"/>
    <w:rsid w:val="00691BFB"/>
    <w:rsid w:val="00692C24"/>
    <w:rsid w:val="00694291"/>
    <w:rsid w:val="00694ACF"/>
    <w:rsid w:val="00695C9E"/>
    <w:rsid w:val="0069649E"/>
    <w:rsid w:val="00697896"/>
    <w:rsid w:val="006A063B"/>
    <w:rsid w:val="006A365A"/>
    <w:rsid w:val="006A40D1"/>
    <w:rsid w:val="006A5E81"/>
    <w:rsid w:val="006A70CA"/>
    <w:rsid w:val="006B19FC"/>
    <w:rsid w:val="006B35F9"/>
    <w:rsid w:val="006B3BBF"/>
    <w:rsid w:val="006B43DC"/>
    <w:rsid w:val="006B5318"/>
    <w:rsid w:val="006B70CA"/>
    <w:rsid w:val="006B7FCD"/>
    <w:rsid w:val="006C07AE"/>
    <w:rsid w:val="006C2D6B"/>
    <w:rsid w:val="006C3D7B"/>
    <w:rsid w:val="006C5BFF"/>
    <w:rsid w:val="006D0639"/>
    <w:rsid w:val="006D0A85"/>
    <w:rsid w:val="006D5070"/>
    <w:rsid w:val="006D70A5"/>
    <w:rsid w:val="006D7ABD"/>
    <w:rsid w:val="006E2A06"/>
    <w:rsid w:val="006F07E3"/>
    <w:rsid w:val="006F47FD"/>
    <w:rsid w:val="00700983"/>
    <w:rsid w:val="00700997"/>
    <w:rsid w:val="00702404"/>
    <w:rsid w:val="00705961"/>
    <w:rsid w:val="00716ECD"/>
    <w:rsid w:val="007209CD"/>
    <w:rsid w:val="00721F65"/>
    <w:rsid w:val="00722415"/>
    <w:rsid w:val="007250BB"/>
    <w:rsid w:val="007359BF"/>
    <w:rsid w:val="00737346"/>
    <w:rsid w:val="007374FE"/>
    <w:rsid w:val="00740721"/>
    <w:rsid w:val="00742250"/>
    <w:rsid w:val="00743E6F"/>
    <w:rsid w:val="007449CF"/>
    <w:rsid w:val="007531A5"/>
    <w:rsid w:val="00753B10"/>
    <w:rsid w:val="00755757"/>
    <w:rsid w:val="0076149A"/>
    <w:rsid w:val="00761FC3"/>
    <w:rsid w:val="0077238B"/>
    <w:rsid w:val="00773928"/>
    <w:rsid w:val="00774EB6"/>
    <w:rsid w:val="00775B27"/>
    <w:rsid w:val="0078027E"/>
    <w:rsid w:val="00785786"/>
    <w:rsid w:val="00785F83"/>
    <w:rsid w:val="00787EC9"/>
    <w:rsid w:val="00792DB2"/>
    <w:rsid w:val="007950E7"/>
    <w:rsid w:val="00797821"/>
    <w:rsid w:val="00797E7A"/>
    <w:rsid w:val="007A2946"/>
    <w:rsid w:val="007A2F76"/>
    <w:rsid w:val="007A403A"/>
    <w:rsid w:val="007A4986"/>
    <w:rsid w:val="007A6529"/>
    <w:rsid w:val="007A6C39"/>
    <w:rsid w:val="007B1AD7"/>
    <w:rsid w:val="007B2A96"/>
    <w:rsid w:val="007B53C6"/>
    <w:rsid w:val="007B5B9A"/>
    <w:rsid w:val="007B5E56"/>
    <w:rsid w:val="007C05CB"/>
    <w:rsid w:val="007C0A3C"/>
    <w:rsid w:val="007C246F"/>
    <w:rsid w:val="007C401B"/>
    <w:rsid w:val="007C5D56"/>
    <w:rsid w:val="007C6CFF"/>
    <w:rsid w:val="007D0E41"/>
    <w:rsid w:val="007D3CC2"/>
    <w:rsid w:val="007D4365"/>
    <w:rsid w:val="007D4FDF"/>
    <w:rsid w:val="007D5015"/>
    <w:rsid w:val="007E1348"/>
    <w:rsid w:val="007E212B"/>
    <w:rsid w:val="007E286F"/>
    <w:rsid w:val="007E5B42"/>
    <w:rsid w:val="007E7E83"/>
    <w:rsid w:val="007F103F"/>
    <w:rsid w:val="007F2FCE"/>
    <w:rsid w:val="007F2FE0"/>
    <w:rsid w:val="007F34DC"/>
    <w:rsid w:val="007F66F3"/>
    <w:rsid w:val="007F71C1"/>
    <w:rsid w:val="00800EBD"/>
    <w:rsid w:val="00802222"/>
    <w:rsid w:val="00811085"/>
    <w:rsid w:val="008119AE"/>
    <w:rsid w:val="00813DDD"/>
    <w:rsid w:val="0081697D"/>
    <w:rsid w:val="00816C22"/>
    <w:rsid w:val="008179DE"/>
    <w:rsid w:val="00820573"/>
    <w:rsid w:val="0082176F"/>
    <w:rsid w:val="00822B6D"/>
    <w:rsid w:val="00823A87"/>
    <w:rsid w:val="00826A6E"/>
    <w:rsid w:val="00830EBD"/>
    <w:rsid w:val="00833CB8"/>
    <w:rsid w:val="008349CF"/>
    <w:rsid w:val="00836B7A"/>
    <w:rsid w:val="008374A4"/>
    <w:rsid w:val="0083757D"/>
    <w:rsid w:val="008413EE"/>
    <w:rsid w:val="008430A9"/>
    <w:rsid w:val="00843BFF"/>
    <w:rsid w:val="008466E3"/>
    <w:rsid w:val="008470F9"/>
    <w:rsid w:val="00851C81"/>
    <w:rsid w:val="00852612"/>
    <w:rsid w:val="00852F59"/>
    <w:rsid w:val="0085375B"/>
    <w:rsid w:val="00854C2F"/>
    <w:rsid w:val="0085660F"/>
    <w:rsid w:val="008611CB"/>
    <w:rsid w:val="00862ABB"/>
    <w:rsid w:val="00863CB0"/>
    <w:rsid w:val="00865304"/>
    <w:rsid w:val="00866BC6"/>
    <w:rsid w:val="00870B80"/>
    <w:rsid w:val="00872225"/>
    <w:rsid w:val="00873A32"/>
    <w:rsid w:val="0087642B"/>
    <w:rsid w:val="00877B7A"/>
    <w:rsid w:val="00881316"/>
    <w:rsid w:val="00884437"/>
    <w:rsid w:val="0089067F"/>
    <w:rsid w:val="00892A5F"/>
    <w:rsid w:val="008933FD"/>
    <w:rsid w:val="00894BC9"/>
    <w:rsid w:val="00895741"/>
    <w:rsid w:val="00895F60"/>
    <w:rsid w:val="008A1375"/>
    <w:rsid w:val="008A1835"/>
    <w:rsid w:val="008A18FB"/>
    <w:rsid w:val="008A1AFB"/>
    <w:rsid w:val="008A40D4"/>
    <w:rsid w:val="008A4D3F"/>
    <w:rsid w:val="008A552D"/>
    <w:rsid w:val="008B0C3E"/>
    <w:rsid w:val="008B0FC3"/>
    <w:rsid w:val="008B1710"/>
    <w:rsid w:val="008B32F2"/>
    <w:rsid w:val="008B3C8D"/>
    <w:rsid w:val="008B3E86"/>
    <w:rsid w:val="008B4864"/>
    <w:rsid w:val="008B4E0E"/>
    <w:rsid w:val="008B6229"/>
    <w:rsid w:val="008B795E"/>
    <w:rsid w:val="008C000D"/>
    <w:rsid w:val="008C3C70"/>
    <w:rsid w:val="008C47E6"/>
    <w:rsid w:val="008C4EA9"/>
    <w:rsid w:val="008C5121"/>
    <w:rsid w:val="008C56E1"/>
    <w:rsid w:val="008C5845"/>
    <w:rsid w:val="008C6943"/>
    <w:rsid w:val="008C6B6E"/>
    <w:rsid w:val="008C6EB5"/>
    <w:rsid w:val="008D29C6"/>
    <w:rsid w:val="008D3143"/>
    <w:rsid w:val="008D489F"/>
    <w:rsid w:val="008D4DB3"/>
    <w:rsid w:val="008E066B"/>
    <w:rsid w:val="008E21FC"/>
    <w:rsid w:val="008E68A1"/>
    <w:rsid w:val="008F0F60"/>
    <w:rsid w:val="008F2DD4"/>
    <w:rsid w:val="008F3B3F"/>
    <w:rsid w:val="008F7814"/>
    <w:rsid w:val="008F7DAB"/>
    <w:rsid w:val="00905844"/>
    <w:rsid w:val="009062D2"/>
    <w:rsid w:val="009118BD"/>
    <w:rsid w:val="00911F84"/>
    <w:rsid w:val="009152FC"/>
    <w:rsid w:val="009155A0"/>
    <w:rsid w:val="0091667F"/>
    <w:rsid w:val="00916F13"/>
    <w:rsid w:val="00920188"/>
    <w:rsid w:val="0092049B"/>
    <w:rsid w:val="009212FC"/>
    <w:rsid w:val="0092278D"/>
    <w:rsid w:val="00924147"/>
    <w:rsid w:val="009242E8"/>
    <w:rsid w:val="009247A9"/>
    <w:rsid w:val="009248A2"/>
    <w:rsid w:val="00936375"/>
    <w:rsid w:val="009368FF"/>
    <w:rsid w:val="00940155"/>
    <w:rsid w:val="00940487"/>
    <w:rsid w:val="009415FB"/>
    <w:rsid w:val="009429E5"/>
    <w:rsid w:val="00944010"/>
    <w:rsid w:val="00946F6B"/>
    <w:rsid w:val="0094730A"/>
    <w:rsid w:val="00950416"/>
    <w:rsid w:val="009538AE"/>
    <w:rsid w:val="0095455F"/>
    <w:rsid w:val="00955CBD"/>
    <w:rsid w:val="009573E0"/>
    <w:rsid w:val="00962AC5"/>
    <w:rsid w:val="009637DC"/>
    <w:rsid w:val="00963E46"/>
    <w:rsid w:val="00971F49"/>
    <w:rsid w:val="00973CB6"/>
    <w:rsid w:val="00973EBD"/>
    <w:rsid w:val="00974311"/>
    <w:rsid w:val="0097444E"/>
    <w:rsid w:val="00975495"/>
    <w:rsid w:val="00975DBD"/>
    <w:rsid w:val="009804A2"/>
    <w:rsid w:val="00983B32"/>
    <w:rsid w:val="00987282"/>
    <w:rsid w:val="0099034C"/>
    <w:rsid w:val="009929CC"/>
    <w:rsid w:val="009936CC"/>
    <w:rsid w:val="00995F98"/>
    <w:rsid w:val="00996457"/>
    <w:rsid w:val="00996BC0"/>
    <w:rsid w:val="009A1A97"/>
    <w:rsid w:val="009A2277"/>
    <w:rsid w:val="009A4AA3"/>
    <w:rsid w:val="009A6444"/>
    <w:rsid w:val="009A7FD1"/>
    <w:rsid w:val="009B04F7"/>
    <w:rsid w:val="009B27C4"/>
    <w:rsid w:val="009B316D"/>
    <w:rsid w:val="009B48BA"/>
    <w:rsid w:val="009B590B"/>
    <w:rsid w:val="009C0BC7"/>
    <w:rsid w:val="009D27AE"/>
    <w:rsid w:val="009D5356"/>
    <w:rsid w:val="009D7AE4"/>
    <w:rsid w:val="009E2D13"/>
    <w:rsid w:val="009E42CC"/>
    <w:rsid w:val="009E5799"/>
    <w:rsid w:val="009E5B5C"/>
    <w:rsid w:val="009F14DD"/>
    <w:rsid w:val="009F1979"/>
    <w:rsid w:val="009F1A45"/>
    <w:rsid w:val="009F1DC9"/>
    <w:rsid w:val="009F2377"/>
    <w:rsid w:val="009F29CF"/>
    <w:rsid w:val="009F529A"/>
    <w:rsid w:val="009F6250"/>
    <w:rsid w:val="00A0084A"/>
    <w:rsid w:val="00A01653"/>
    <w:rsid w:val="00A05D34"/>
    <w:rsid w:val="00A0760E"/>
    <w:rsid w:val="00A1059D"/>
    <w:rsid w:val="00A117B9"/>
    <w:rsid w:val="00A136C8"/>
    <w:rsid w:val="00A138C6"/>
    <w:rsid w:val="00A1449A"/>
    <w:rsid w:val="00A15016"/>
    <w:rsid w:val="00A15BF1"/>
    <w:rsid w:val="00A16A51"/>
    <w:rsid w:val="00A17890"/>
    <w:rsid w:val="00A20656"/>
    <w:rsid w:val="00A2180D"/>
    <w:rsid w:val="00A22809"/>
    <w:rsid w:val="00A23D1E"/>
    <w:rsid w:val="00A257EE"/>
    <w:rsid w:val="00A32F99"/>
    <w:rsid w:val="00A33195"/>
    <w:rsid w:val="00A34669"/>
    <w:rsid w:val="00A36F63"/>
    <w:rsid w:val="00A40CCC"/>
    <w:rsid w:val="00A41628"/>
    <w:rsid w:val="00A41854"/>
    <w:rsid w:val="00A437A7"/>
    <w:rsid w:val="00A457EC"/>
    <w:rsid w:val="00A50FBD"/>
    <w:rsid w:val="00A517CF"/>
    <w:rsid w:val="00A51CC9"/>
    <w:rsid w:val="00A5338A"/>
    <w:rsid w:val="00A536BB"/>
    <w:rsid w:val="00A54FBA"/>
    <w:rsid w:val="00A5552A"/>
    <w:rsid w:val="00A572DD"/>
    <w:rsid w:val="00A60BF9"/>
    <w:rsid w:val="00A631AB"/>
    <w:rsid w:val="00A645D9"/>
    <w:rsid w:val="00A6505D"/>
    <w:rsid w:val="00A65856"/>
    <w:rsid w:val="00A65DC3"/>
    <w:rsid w:val="00A66E88"/>
    <w:rsid w:val="00A67E01"/>
    <w:rsid w:val="00A729B0"/>
    <w:rsid w:val="00A73752"/>
    <w:rsid w:val="00A75E59"/>
    <w:rsid w:val="00A765CE"/>
    <w:rsid w:val="00A766A1"/>
    <w:rsid w:val="00A77CF1"/>
    <w:rsid w:val="00A8263D"/>
    <w:rsid w:val="00A82A6B"/>
    <w:rsid w:val="00A8392C"/>
    <w:rsid w:val="00A84BDE"/>
    <w:rsid w:val="00A9082E"/>
    <w:rsid w:val="00AA09E9"/>
    <w:rsid w:val="00AA3B91"/>
    <w:rsid w:val="00AA3F94"/>
    <w:rsid w:val="00AA4DD7"/>
    <w:rsid w:val="00AA52E5"/>
    <w:rsid w:val="00AA713A"/>
    <w:rsid w:val="00AA7B65"/>
    <w:rsid w:val="00AB3D54"/>
    <w:rsid w:val="00AB5F07"/>
    <w:rsid w:val="00AB6AD8"/>
    <w:rsid w:val="00AB72E5"/>
    <w:rsid w:val="00AC0044"/>
    <w:rsid w:val="00AC2C44"/>
    <w:rsid w:val="00AC6F98"/>
    <w:rsid w:val="00AC7228"/>
    <w:rsid w:val="00AC7285"/>
    <w:rsid w:val="00AC740C"/>
    <w:rsid w:val="00AD08AB"/>
    <w:rsid w:val="00AD0D96"/>
    <w:rsid w:val="00AD0F48"/>
    <w:rsid w:val="00AD43E1"/>
    <w:rsid w:val="00AD5043"/>
    <w:rsid w:val="00AD7264"/>
    <w:rsid w:val="00AD77F6"/>
    <w:rsid w:val="00AD7ED7"/>
    <w:rsid w:val="00AE0C4B"/>
    <w:rsid w:val="00AE33D2"/>
    <w:rsid w:val="00AE367D"/>
    <w:rsid w:val="00AF3162"/>
    <w:rsid w:val="00AF4CAB"/>
    <w:rsid w:val="00AF7C0D"/>
    <w:rsid w:val="00B0101A"/>
    <w:rsid w:val="00B0153B"/>
    <w:rsid w:val="00B04864"/>
    <w:rsid w:val="00B05C75"/>
    <w:rsid w:val="00B06601"/>
    <w:rsid w:val="00B06B03"/>
    <w:rsid w:val="00B075B1"/>
    <w:rsid w:val="00B114D0"/>
    <w:rsid w:val="00B20F0E"/>
    <w:rsid w:val="00B27B7C"/>
    <w:rsid w:val="00B30B40"/>
    <w:rsid w:val="00B33359"/>
    <w:rsid w:val="00B352B5"/>
    <w:rsid w:val="00B35BC6"/>
    <w:rsid w:val="00B36170"/>
    <w:rsid w:val="00B3618C"/>
    <w:rsid w:val="00B37C18"/>
    <w:rsid w:val="00B42758"/>
    <w:rsid w:val="00B436B3"/>
    <w:rsid w:val="00B50585"/>
    <w:rsid w:val="00B52319"/>
    <w:rsid w:val="00B5280E"/>
    <w:rsid w:val="00B53563"/>
    <w:rsid w:val="00B53D21"/>
    <w:rsid w:val="00B56B62"/>
    <w:rsid w:val="00B56E6B"/>
    <w:rsid w:val="00B61785"/>
    <w:rsid w:val="00B65EE8"/>
    <w:rsid w:val="00B67D2C"/>
    <w:rsid w:val="00B709A3"/>
    <w:rsid w:val="00B710BE"/>
    <w:rsid w:val="00B73222"/>
    <w:rsid w:val="00B732EC"/>
    <w:rsid w:val="00B75F1F"/>
    <w:rsid w:val="00B77944"/>
    <w:rsid w:val="00B85637"/>
    <w:rsid w:val="00B86A68"/>
    <w:rsid w:val="00B91EA1"/>
    <w:rsid w:val="00B95B19"/>
    <w:rsid w:val="00B96031"/>
    <w:rsid w:val="00BA2054"/>
    <w:rsid w:val="00BA2230"/>
    <w:rsid w:val="00BA3A4C"/>
    <w:rsid w:val="00BA4885"/>
    <w:rsid w:val="00BA49A9"/>
    <w:rsid w:val="00BA57F2"/>
    <w:rsid w:val="00BB0611"/>
    <w:rsid w:val="00BB21A8"/>
    <w:rsid w:val="00BB3001"/>
    <w:rsid w:val="00BB39C3"/>
    <w:rsid w:val="00BB3BCF"/>
    <w:rsid w:val="00BB7F70"/>
    <w:rsid w:val="00BC08CF"/>
    <w:rsid w:val="00BC0BD5"/>
    <w:rsid w:val="00BC2AEF"/>
    <w:rsid w:val="00BC58BA"/>
    <w:rsid w:val="00BC717D"/>
    <w:rsid w:val="00BD0662"/>
    <w:rsid w:val="00BD2482"/>
    <w:rsid w:val="00BD2546"/>
    <w:rsid w:val="00BD392E"/>
    <w:rsid w:val="00BD3A43"/>
    <w:rsid w:val="00BD4145"/>
    <w:rsid w:val="00BD4C4E"/>
    <w:rsid w:val="00BD70AF"/>
    <w:rsid w:val="00BE02DF"/>
    <w:rsid w:val="00BE034E"/>
    <w:rsid w:val="00BE1214"/>
    <w:rsid w:val="00BE13E4"/>
    <w:rsid w:val="00BE24C1"/>
    <w:rsid w:val="00BE2BF6"/>
    <w:rsid w:val="00BF277C"/>
    <w:rsid w:val="00BF3FD5"/>
    <w:rsid w:val="00BF4084"/>
    <w:rsid w:val="00C0226E"/>
    <w:rsid w:val="00C03890"/>
    <w:rsid w:val="00C03AFD"/>
    <w:rsid w:val="00C06E8B"/>
    <w:rsid w:val="00C107B1"/>
    <w:rsid w:val="00C11FC2"/>
    <w:rsid w:val="00C1394D"/>
    <w:rsid w:val="00C13A59"/>
    <w:rsid w:val="00C16BAD"/>
    <w:rsid w:val="00C179F4"/>
    <w:rsid w:val="00C2182A"/>
    <w:rsid w:val="00C2211F"/>
    <w:rsid w:val="00C22133"/>
    <w:rsid w:val="00C230C3"/>
    <w:rsid w:val="00C232F4"/>
    <w:rsid w:val="00C2350A"/>
    <w:rsid w:val="00C272C7"/>
    <w:rsid w:val="00C34CD4"/>
    <w:rsid w:val="00C3660C"/>
    <w:rsid w:val="00C36EDF"/>
    <w:rsid w:val="00C41F0E"/>
    <w:rsid w:val="00C42086"/>
    <w:rsid w:val="00C435C9"/>
    <w:rsid w:val="00C4542A"/>
    <w:rsid w:val="00C45637"/>
    <w:rsid w:val="00C45872"/>
    <w:rsid w:val="00C46CFF"/>
    <w:rsid w:val="00C51E79"/>
    <w:rsid w:val="00C5250A"/>
    <w:rsid w:val="00C537DC"/>
    <w:rsid w:val="00C55667"/>
    <w:rsid w:val="00C563C8"/>
    <w:rsid w:val="00C569BD"/>
    <w:rsid w:val="00C572FC"/>
    <w:rsid w:val="00C578B7"/>
    <w:rsid w:val="00C57F33"/>
    <w:rsid w:val="00C60D25"/>
    <w:rsid w:val="00C616B1"/>
    <w:rsid w:val="00C62903"/>
    <w:rsid w:val="00C64C62"/>
    <w:rsid w:val="00C65DF9"/>
    <w:rsid w:val="00C72D64"/>
    <w:rsid w:val="00C734B2"/>
    <w:rsid w:val="00C7480E"/>
    <w:rsid w:val="00C76E22"/>
    <w:rsid w:val="00C819DF"/>
    <w:rsid w:val="00C8761C"/>
    <w:rsid w:val="00C87BDB"/>
    <w:rsid w:val="00C94711"/>
    <w:rsid w:val="00C96E0A"/>
    <w:rsid w:val="00CA0DDB"/>
    <w:rsid w:val="00CA5D2E"/>
    <w:rsid w:val="00CB1709"/>
    <w:rsid w:val="00CB1BBD"/>
    <w:rsid w:val="00CB293C"/>
    <w:rsid w:val="00CB2BA5"/>
    <w:rsid w:val="00CB4C9C"/>
    <w:rsid w:val="00CC2481"/>
    <w:rsid w:val="00CC2A9F"/>
    <w:rsid w:val="00CC3393"/>
    <w:rsid w:val="00CD2818"/>
    <w:rsid w:val="00CD2B70"/>
    <w:rsid w:val="00CE0D55"/>
    <w:rsid w:val="00CE2536"/>
    <w:rsid w:val="00CE55E3"/>
    <w:rsid w:val="00CE69A0"/>
    <w:rsid w:val="00CE7A27"/>
    <w:rsid w:val="00CF3C74"/>
    <w:rsid w:val="00CF67E8"/>
    <w:rsid w:val="00CF6A75"/>
    <w:rsid w:val="00CF6AE5"/>
    <w:rsid w:val="00D004D9"/>
    <w:rsid w:val="00D01A31"/>
    <w:rsid w:val="00D03A9B"/>
    <w:rsid w:val="00D0428B"/>
    <w:rsid w:val="00D042D3"/>
    <w:rsid w:val="00D07987"/>
    <w:rsid w:val="00D103E4"/>
    <w:rsid w:val="00D1178B"/>
    <w:rsid w:val="00D123A6"/>
    <w:rsid w:val="00D1285C"/>
    <w:rsid w:val="00D152B8"/>
    <w:rsid w:val="00D15A02"/>
    <w:rsid w:val="00D15CC5"/>
    <w:rsid w:val="00D1792F"/>
    <w:rsid w:val="00D215C7"/>
    <w:rsid w:val="00D24F51"/>
    <w:rsid w:val="00D27677"/>
    <w:rsid w:val="00D3171E"/>
    <w:rsid w:val="00D3301B"/>
    <w:rsid w:val="00D334AE"/>
    <w:rsid w:val="00D367F9"/>
    <w:rsid w:val="00D36BD7"/>
    <w:rsid w:val="00D372D4"/>
    <w:rsid w:val="00D40C16"/>
    <w:rsid w:val="00D41223"/>
    <w:rsid w:val="00D42051"/>
    <w:rsid w:val="00D42BA6"/>
    <w:rsid w:val="00D43CEF"/>
    <w:rsid w:val="00D44724"/>
    <w:rsid w:val="00D459B9"/>
    <w:rsid w:val="00D46DAB"/>
    <w:rsid w:val="00D51C70"/>
    <w:rsid w:val="00D538B7"/>
    <w:rsid w:val="00D542AB"/>
    <w:rsid w:val="00D55C2F"/>
    <w:rsid w:val="00D56B36"/>
    <w:rsid w:val="00D61FE6"/>
    <w:rsid w:val="00D644AD"/>
    <w:rsid w:val="00D652C9"/>
    <w:rsid w:val="00D65A38"/>
    <w:rsid w:val="00D66553"/>
    <w:rsid w:val="00D66F83"/>
    <w:rsid w:val="00D70909"/>
    <w:rsid w:val="00D727E5"/>
    <w:rsid w:val="00D73778"/>
    <w:rsid w:val="00D7691A"/>
    <w:rsid w:val="00D811B8"/>
    <w:rsid w:val="00D830C8"/>
    <w:rsid w:val="00D8315C"/>
    <w:rsid w:val="00D87D4A"/>
    <w:rsid w:val="00D91CAE"/>
    <w:rsid w:val="00D949F1"/>
    <w:rsid w:val="00D95175"/>
    <w:rsid w:val="00D9769F"/>
    <w:rsid w:val="00DA5016"/>
    <w:rsid w:val="00DA7447"/>
    <w:rsid w:val="00DB544E"/>
    <w:rsid w:val="00DB5E76"/>
    <w:rsid w:val="00DC22FC"/>
    <w:rsid w:val="00DC2F73"/>
    <w:rsid w:val="00DC3D3C"/>
    <w:rsid w:val="00DD207E"/>
    <w:rsid w:val="00DD3D7A"/>
    <w:rsid w:val="00DE4577"/>
    <w:rsid w:val="00DE5E15"/>
    <w:rsid w:val="00DF32EB"/>
    <w:rsid w:val="00DF519D"/>
    <w:rsid w:val="00E00D97"/>
    <w:rsid w:val="00E03D86"/>
    <w:rsid w:val="00E06FE6"/>
    <w:rsid w:val="00E13B9E"/>
    <w:rsid w:val="00E13EB7"/>
    <w:rsid w:val="00E15734"/>
    <w:rsid w:val="00E22FE5"/>
    <w:rsid w:val="00E2301B"/>
    <w:rsid w:val="00E23CC4"/>
    <w:rsid w:val="00E254D0"/>
    <w:rsid w:val="00E25E32"/>
    <w:rsid w:val="00E303BE"/>
    <w:rsid w:val="00E32C87"/>
    <w:rsid w:val="00E3306F"/>
    <w:rsid w:val="00E33DE0"/>
    <w:rsid w:val="00E410AE"/>
    <w:rsid w:val="00E41E21"/>
    <w:rsid w:val="00E42DD4"/>
    <w:rsid w:val="00E42E96"/>
    <w:rsid w:val="00E43717"/>
    <w:rsid w:val="00E466E9"/>
    <w:rsid w:val="00E52DB5"/>
    <w:rsid w:val="00E531A4"/>
    <w:rsid w:val="00E55C1B"/>
    <w:rsid w:val="00E617A2"/>
    <w:rsid w:val="00E617F9"/>
    <w:rsid w:val="00E632E3"/>
    <w:rsid w:val="00E67AAB"/>
    <w:rsid w:val="00E71E26"/>
    <w:rsid w:val="00E7317D"/>
    <w:rsid w:val="00E731A6"/>
    <w:rsid w:val="00E732AE"/>
    <w:rsid w:val="00E74965"/>
    <w:rsid w:val="00E763DB"/>
    <w:rsid w:val="00E76900"/>
    <w:rsid w:val="00E80062"/>
    <w:rsid w:val="00E81685"/>
    <w:rsid w:val="00E87DA1"/>
    <w:rsid w:val="00E90335"/>
    <w:rsid w:val="00E90CF6"/>
    <w:rsid w:val="00E91193"/>
    <w:rsid w:val="00E92AF4"/>
    <w:rsid w:val="00E9387E"/>
    <w:rsid w:val="00E93C5D"/>
    <w:rsid w:val="00E93DB7"/>
    <w:rsid w:val="00E952E3"/>
    <w:rsid w:val="00E95AAC"/>
    <w:rsid w:val="00E97E37"/>
    <w:rsid w:val="00EA0B51"/>
    <w:rsid w:val="00EA14F2"/>
    <w:rsid w:val="00EA181E"/>
    <w:rsid w:val="00EA1A6B"/>
    <w:rsid w:val="00EA260B"/>
    <w:rsid w:val="00EA2A06"/>
    <w:rsid w:val="00EA2D65"/>
    <w:rsid w:val="00EA4641"/>
    <w:rsid w:val="00EA6F71"/>
    <w:rsid w:val="00EB227B"/>
    <w:rsid w:val="00EB36E7"/>
    <w:rsid w:val="00EB6924"/>
    <w:rsid w:val="00EC0B04"/>
    <w:rsid w:val="00EC11B2"/>
    <w:rsid w:val="00EC13BB"/>
    <w:rsid w:val="00EC3006"/>
    <w:rsid w:val="00EC3B6F"/>
    <w:rsid w:val="00EC4BAC"/>
    <w:rsid w:val="00EC7A66"/>
    <w:rsid w:val="00ED02E1"/>
    <w:rsid w:val="00ED0902"/>
    <w:rsid w:val="00ED32CD"/>
    <w:rsid w:val="00ED6263"/>
    <w:rsid w:val="00ED6909"/>
    <w:rsid w:val="00ED723B"/>
    <w:rsid w:val="00ED7628"/>
    <w:rsid w:val="00EE0C4D"/>
    <w:rsid w:val="00EF078B"/>
    <w:rsid w:val="00EF0FFD"/>
    <w:rsid w:val="00EF1533"/>
    <w:rsid w:val="00EF299B"/>
    <w:rsid w:val="00EF602D"/>
    <w:rsid w:val="00EF71FC"/>
    <w:rsid w:val="00EF7EEC"/>
    <w:rsid w:val="00F013DC"/>
    <w:rsid w:val="00F01DE7"/>
    <w:rsid w:val="00F055DE"/>
    <w:rsid w:val="00F05AC4"/>
    <w:rsid w:val="00F07880"/>
    <w:rsid w:val="00F10AB2"/>
    <w:rsid w:val="00F147F2"/>
    <w:rsid w:val="00F15512"/>
    <w:rsid w:val="00F15D26"/>
    <w:rsid w:val="00F21558"/>
    <w:rsid w:val="00F2241D"/>
    <w:rsid w:val="00F2420F"/>
    <w:rsid w:val="00F243E4"/>
    <w:rsid w:val="00F262F9"/>
    <w:rsid w:val="00F31BA5"/>
    <w:rsid w:val="00F42141"/>
    <w:rsid w:val="00F42553"/>
    <w:rsid w:val="00F443EA"/>
    <w:rsid w:val="00F46806"/>
    <w:rsid w:val="00F51A3E"/>
    <w:rsid w:val="00F5259D"/>
    <w:rsid w:val="00F530B4"/>
    <w:rsid w:val="00F5437D"/>
    <w:rsid w:val="00F5483A"/>
    <w:rsid w:val="00F5708B"/>
    <w:rsid w:val="00F605A2"/>
    <w:rsid w:val="00F614FA"/>
    <w:rsid w:val="00F61C04"/>
    <w:rsid w:val="00F6320F"/>
    <w:rsid w:val="00F638C1"/>
    <w:rsid w:val="00F6511D"/>
    <w:rsid w:val="00F664DB"/>
    <w:rsid w:val="00F7221E"/>
    <w:rsid w:val="00F753E4"/>
    <w:rsid w:val="00F77758"/>
    <w:rsid w:val="00F81E88"/>
    <w:rsid w:val="00F832D0"/>
    <w:rsid w:val="00F84B17"/>
    <w:rsid w:val="00F8661D"/>
    <w:rsid w:val="00F87B05"/>
    <w:rsid w:val="00F91BB0"/>
    <w:rsid w:val="00F920BF"/>
    <w:rsid w:val="00F927A9"/>
    <w:rsid w:val="00F93B5B"/>
    <w:rsid w:val="00F9672C"/>
    <w:rsid w:val="00FA0DDD"/>
    <w:rsid w:val="00FA7833"/>
    <w:rsid w:val="00FA7BAF"/>
    <w:rsid w:val="00FB3D43"/>
    <w:rsid w:val="00FB58E8"/>
    <w:rsid w:val="00FC1CB5"/>
    <w:rsid w:val="00FC212B"/>
    <w:rsid w:val="00FC2BD8"/>
    <w:rsid w:val="00FC67C4"/>
    <w:rsid w:val="00FC70CD"/>
    <w:rsid w:val="00FD021B"/>
    <w:rsid w:val="00FD2B07"/>
    <w:rsid w:val="00FD4863"/>
    <w:rsid w:val="00FD5819"/>
    <w:rsid w:val="00FE1018"/>
    <w:rsid w:val="00FE14E6"/>
    <w:rsid w:val="00FE1807"/>
    <w:rsid w:val="00FE5590"/>
    <w:rsid w:val="00FE7E5E"/>
    <w:rsid w:val="00FF1C7D"/>
    <w:rsid w:val="00FF595C"/>
    <w:rsid w:val="00FF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Closing" w:uiPriority="0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70A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3A4C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516FC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1C6D8E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A3A4C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3">
    <w:name w:val="No Spacing"/>
    <w:link w:val="a4"/>
    <w:uiPriority w:val="1"/>
    <w:qFormat/>
    <w:rsid w:val="00BA3A4C"/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BA3A4C"/>
    <w:rPr>
      <w:kern w:val="0"/>
      <w:sz w:val="22"/>
    </w:rPr>
  </w:style>
  <w:style w:type="paragraph" w:styleId="a5">
    <w:name w:val="header"/>
    <w:basedOn w:val="a"/>
    <w:link w:val="a6"/>
    <w:uiPriority w:val="99"/>
    <w:unhideWhenUsed/>
    <w:rsid w:val="00BA3A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A3A4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A3A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A3A4C"/>
    <w:rPr>
      <w:sz w:val="20"/>
      <w:szCs w:val="20"/>
    </w:rPr>
  </w:style>
  <w:style w:type="paragraph" w:styleId="a9">
    <w:name w:val="TOC Heading"/>
    <w:basedOn w:val="1"/>
    <w:next w:val="a"/>
    <w:uiPriority w:val="39"/>
    <w:unhideWhenUsed/>
    <w:qFormat/>
    <w:rsid w:val="00BA3A4C"/>
    <w:pPr>
      <w:keepLines/>
      <w:widowControl/>
      <w:spacing w:before="240" w:after="0" w:line="259" w:lineRule="auto"/>
      <w:outlineLvl w:val="9"/>
    </w:pPr>
    <w:rPr>
      <w:b w:val="0"/>
      <w:bCs w:val="0"/>
      <w:color w:val="2E74B5" w:themeColor="accent1" w:themeShade="BF"/>
      <w:kern w:val="0"/>
      <w:sz w:val="32"/>
      <w:szCs w:val="32"/>
    </w:rPr>
  </w:style>
  <w:style w:type="paragraph" w:styleId="aa">
    <w:name w:val="Closing"/>
    <w:basedOn w:val="a"/>
    <w:link w:val="ab"/>
    <w:rsid w:val="0064384F"/>
    <w:pPr>
      <w:ind w:left="4252"/>
    </w:pPr>
    <w:rPr>
      <w:rFonts w:ascii="Times New Roman" w:eastAsia="標楷體" w:hAnsi="Times New Roman" w:cs="Times New Roman"/>
      <w:szCs w:val="20"/>
    </w:rPr>
  </w:style>
  <w:style w:type="character" w:customStyle="1" w:styleId="ab">
    <w:name w:val="結語 字元"/>
    <w:basedOn w:val="a0"/>
    <w:link w:val="aa"/>
    <w:rsid w:val="0064384F"/>
    <w:rPr>
      <w:rFonts w:ascii="Times New Roman" w:eastAsia="標楷體" w:hAnsi="Times New Roman" w:cs="Times New Roman"/>
      <w:szCs w:val="20"/>
    </w:rPr>
  </w:style>
  <w:style w:type="character" w:styleId="ac">
    <w:name w:val="annotation reference"/>
    <w:basedOn w:val="a0"/>
    <w:uiPriority w:val="99"/>
    <w:semiHidden/>
    <w:unhideWhenUsed/>
    <w:rsid w:val="00516FC8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516FC8"/>
  </w:style>
  <w:style w:type="character" w:customStyle="1" w:styleId="ae">
    <w:name w:val="註解文字 字元"/>
    <w:basedOn w:val="a0"/>
    <w:link w:val="ad"/>
    <w:uiPriority w:val="99"/>
    <w:semiHidden/>
    <w:rsid w:val="00516FC8"/>
  </w:style>
  <w:style w:type="paragraph" w:styleId="af">
    <w:name w:val="annotation subject"/>
    <w:basedOn w:val="ad"/>
    <w:next w:val="ad"/>
    <w:link w:val="af0"/>
    <w:uiPriority w:val="99"/>
    <w:semiHidden/>
    <w:unhideWhenUsed/>
    <w:rsid w:val="00516FC8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516FC8"/>
    <w:rPr>
      <w:b/>
      <w:bCs/>
    </w:rPr>
  </w:style>
  <w:style w:type="paragraph" w:styleId="af1">
    <w:name w:val="Balloon Text"/>
    <w:basedOn w:val="a"/>
    <w:link w:val="af2"/>
    <w:uiPriority w:val="99"/>
    <w:semiHidden/>
    <w:unhideWhenUsed/>
    <w:rsid w:val="00516FC8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516FC8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516FC8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f3">
    <w:name w:val="Date"/>
    <w:basedOn w:val="a"/>
    <w:next w:val="a"/>
    <w:link w:val="af4"/>
    <w:rsid w:val="00516FC8"/>
    <w:pPr>
      <w:jc w:val="right"/>
    </w:pPr>
    <w:rPr>
      <w:rFonts w:ascii="Arial" w:eastAsia="新細明體" w:hAnsi="Arial" w:cs="Times New Roman"/>
      <w:szCs w:val="20"/>
    </w:rPr>
  </w:style>
  <w:style w:type="character" w:customStyle="1" w:styleId="af4">
    <w:name w:val="日期 字元"/>
    <w:basedOn w:val="a0"/>
    <w:link w:val="af3"/>
    <w:rsid w:val="00516FC8"/>
    <w:rPr>
      <w:rFonts w:ascii="Arial" w:eastAsia="新細明體" w:hAnsi="Arial" w:cs="Times New Roman"/>
      <w:szCs w:val="20"/>
    </w:rPr>
  </w:style>
  <w:style w:type="paragraph" w:customStyle="1" w:styleId="Default">
    <w:name w:val="Default"/>
    <w:rsid w:val="006A365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f5">
    <w:name w:val="List Paragraph"/>
    <w:basedOn w:val="a"/>
    <w:uiPriority w:val="34"/>
    <w:qFormat/>
    <w:rsid w:val="0014580D"/>
    <w:pPr>
      <w:ind w:leftChars="200" w:left="480"/>
    </w:pPr>
  </w:style>
  <w:style w:type="paragraph" w:styleId="11">
    <w:name w:val="toc 1"/>
    <w:basedOn w:val="a"/>
    <w:next w:val="a"/>
    <w:autoRedefine/>
    <w:uiPriority w:val="39"/>
    <w:unhideWhenUsed/>
    <w:qFormat/>
    <w:rsid w:val="00E80062"/>
  </w:style>
  <w:style w:type="paragraph" w:styleId="21">
    <w:name w:val="toc 2"/>
    <w:basedOn w:val="a"/>
    <w:next w:val="a"/>
    <w:autoRedefine/>
    <w:uiPriority w:val="39"/>
    <w:unhideWhenUsed/>
    <w:qFormat/>
    <w:rsid w:val="009F6250"/>
    <w:pPr>
      <w:tabs>
        <w:tab w:val="right" w:leader="dot" w:pos="10478"/>
      </w:tabs>
      <w:ind w:leftChars="200" w:left="480"/>
    </w:pPr>
  </w:style>
  <w:style w:type="character" w:styleId="af6">
    <w:name w:val="Hyperlink"/>
    <w:basedOn w:val="a0"/>
    <w:uiPriority w:val="99"/>
    <w:unhideWhenUsed/>
    <w:rsid w:val="00E80062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qFormat/>
    <w:rsid w:val="00E8006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customStyle="1" w:styleId="30">
    <w:name w:val="標題 3 字元"/>
    <w:basedOn w:val="a0"/>
    <w:link w:val="3"/>
    <w:uiPriority w:val="9"/>
    <w:rsid w:val="001C6D8E"/>
    <w:rPr>
      <w:rFonts w:asciiTheme="majorHAnsi" w:eastAsiaTheme="majorEastAsia" w:hAnsiTheme="majorHAnsi" w:cstheme="majorBidi"/>
      <w:b/>
      <w:bCs/>
      <w:sz w:val="36"/>
      <w:szCs w:val="36"/>
    </w:rPr>
  </w:style>
  <w:style w:type="table" w:styleId="af7">
    <w:name w:val="Table Grid"/>
    <w:basedOn w:val="a1"/>
    <w:uiPriority w:val="39"/>
    <w:rsid w:val="00E157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F5483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F5483A"/>
    <w:rPr>
      <w:rFonts w:ascii="細明體" w:eastAsia="細明體" w:hAnsi="細明體" w:cs="細明體"/>
      <w:kern w:val="0"/>
      <w:szCs w:val="24"/>
    </w:rPr>
  </w:style>
  <w:style w:type="character" w:customStyle="1" w:styleId="hljs-attr">
    <w:name w:val="hljs-attr"/>
    <w:basedOn w:val="a0"/>
    <w:rsid w:val="00C72D64"/>
  </w:style>
  <w:style w:type="character" w:customStyle="1" w:styleId="hljs-literal">
    <w:name w:val="hljs-literal"/>
    <w:basedOn w:val="a0"/>
    <w:rsid w:val="00C72D64"/>
  </w:style>
  <w:style w:type="character" w:customStyle="1" w:styleId="hljs-string">
    <w:name w:val="hljs-string"/>
    <w:basedOn w:val="a0"/>
    <w:rsid w:val="00C72D64"/>
  </w:style>
  <w:style w:type="character" w:styleId="af8">
    <w:name w:val="FollowedHyperlink"/>
    <w:basedOn w:val="a0"/>
    <w:uiPriority w:val="99"/>
    <w:semiHidden/>
    <w:unhideWhenUsed/>
    <w:rsid w:val="00554F45"/>
    <w:rPr>
      <w:color w:val="954F72" w:themeColor="followedHyperlink"/>
      <w:u w:val="single"/>
    </w:rPr>
  </w:style>
  <w:style w:type="character" w:styleId="af9">
    <w:name w:val="Strong"/>
    <w:basedOn w:val="a0"/>
    <w:uiPriority w:val="22"/>
    <w:qFormat/>
    <w:rsid w:val="00B06601"/>
    <w:rPr>
      <w:b/>
      <w:bCs/>
    </w:rPr>
  </w:style>
  <w:style w:type="paragraph" w:customStyle="1" w:styleId="code-line">
    <w:name w:val="code-line"/>
    <w:basedOn w:val="a"/>
    <w:rsid w:val="002E63E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4D251B"/>
    <w:rPr>
      <w:rFonts w:ascii="細明體" w:eastAsia="細明體" w:hAnsi="細明體" w:cs="細明體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Closing" w:uiPriority="0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70A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3A4C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516FC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1C6D8E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A3A4C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3">
    <w:name w:val="No Spacing"/>
    <w:link w:val="a4"/>
    <w:uiPriority w:val="1"/>
    <w:qFormat/>
    <w:rsid w:val="00BA3A4C"/>
    <w:rPr>
      <w:kern w:val="0"/>
      <w:sz w:val="22"/>
    </w:rPr>
  </w:style>
  <w:style w:type="character" w:customStyle="1" w:styleId="a4">
    <w:name w:val="無間距 字元"/>
    <w:basedOn w:val="a0"/>
    <w:link w:val="a3"/>
    <w:uiPriority w:val="1"/>
    <w:rsid w:val="00BA3A4C"/>
    <w:rPr>
      <w:kern w:val="0"/>
      <w:sz w:val="22"/>
    </w:rPr>
  </w:style>
  <w:style w:type="paragraph" w:styleId="a5">
    <w:name w:val="header"/>
    <w:basedOn w:val="a"/>
    <w:link w:val="a6"/>
    <w:uiPriority w:val="99"/>
    <w:unhideWhenUsed/>
    <w:rsid w:val="00BA3A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A3A4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A3A4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A3A4C"/>
    <w:rPr>
      <w:sz w:val="20"/>
      <w:szCs w:val="20"/>
    </w:rPr>
  </w:style>
  <w:style w:type="paragraph" w:styleId="a9">
    <w:name w:val="TOC Heading"/>
    <w:basedOn w:val="1"/>
    <w:next w:val="a"/>
    <w:uiPriority w:val="39"/>
    <w:unhideWhenUsed/>
    <w:qFormat/>
    <w:rsid w:val="00BA3A4C"/>
    <w:pPr>
      <w:keepLines/>
      <w:widowControl/>
      <w:spacing w:before="240" w:after="0" w:line="259" w:lineRule="auto"/>
      <w:outlineLvl w:val="9"/>
    </w:pPr>
    <w:rPr>
      <w:b w:val="0"/>
      <w:bCs w:val="0"/>
      <w:color w:val="2E74B5" w:themeColor="accent1" w:themeShade="BF"/>
      <w:kern w:val="0"/>
      <w:sz w:val="32"/>
      <w:szCs w:val="32"/>
    </w:rPr>
  </w:style>
  <w:style w:type="paragraph" w:styleId="aa">
    <w:name w:val="Closing"/>
    <w:basedOn w:val="a"/>
    <w:link w:val="ab"/>
    <w:rsid w:val="0064384F"/>
    <w:pPr>
      <w:ind w:left="4252"/>
    </w:pPr>
    <w:rPr>
      <w:rFonts w:ascii="Times New Roman" w:eastAsia="標楷體" w:hAnsi="Times New Roman" w:cs="Times New Roman"/>
      <w:szCs w:val="20"/>
    </w:rPr>
  </w:style>
  <w:style w:type="character" w:customStyle="1" w:styleId="ab">
    <w:name w:val="結語 字元"/>
    <w:basedOn w:val="a0"/>
    <w:link w:val="aa"/>
    <w:rsid w:val="0064384F"/>
    <w:rPr>
      <w:rFonts w:ascii="Times New Roman" w:eastAsia="標楷體" w:hAnsi="Times New Roman" w:cs="Times New Roman"/>
      <w:szCs w:val="20"/>
    </w:rPr>
  </w:style>
  <w:style w:type="character" w:styleId="ac">
    <w:name w:val="annotation reference"/>
    <w:basedOn w:val="a0"/>
    <w:uiPriority w:val="99"/>
    <w:semiHidden/>
    <w:unhideWhenUsed/>
    <w:rsid w:val="00516FC8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516FC8"/>
  </w:style>
  <w:style w:type="character" w:customStyle="1" w:styleId="ae">
    <w:name w:val="註解文字 字元"/>
    <w:basedOn w:val="a0"/>
    <w:link w:val="ad"/>
    <w:uiPriority w:val="99"/>
    <w:semiHidden/>
    <w:rsid w:val="00516FC8"/>
  </w:style>
  <w:style w:type="paragraph" w:styleId="af">
    <w:name w:val="annotation subject"/>
    <w:basedOn w:val="ad"/>
    <w:next w:val="ad"/>
    <w:link w:val="af0"/>
    <w:uiPriority w:val="99"/>
    <w:semiHidden/>
    <w:unhideWhenUsed/>
    <w:rsid w:val="00516FC8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516FC8"/>
    <w:rPr>
      <w:b/>
      <w:bCs/>
    </w:rPr>
  </w:style>
  <w:style w:type="paragraph" w:styleId="af1">
    <w:name w:val="Balloon Text"/>
    <w:basedOn w:val="a"/>
    <w:link w:val="af2"/>
    <w:uiPriority w:val="99"/>
    <w:semiHidden/>
    <w:unhideWhenUsed/>
    <w:rsid w:val="00516FC8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516FC8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uiPriority w:val="9"/>
    <w:rsid w:val="00516FC8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f3">
    <w:name w:val="Date"/>
    <w:basedOn w:val="a"/>
    <w:next w:val="a"/>
    <w:link w:val="af4"/>
    <w:rsid w:val="00516FC8"/>
    <w:pPr>
      <w:jc w:val="right"/>
    </w:pPr>
    <w:rPr>
      <w:rFonts w:ascii="Arial" w:eastAsia="新細明體" w:hAnsi="Arial" w:cs="Times New Roman"/>
      <w:szCs w:val="20"/>
    </w:rPr>
  </w:style>
  <w:style w:type="character" w:customStyle="1" w:styleId="af4">
    <w:name w:val="日期 字元"/>
    <w:basedOn w:val="a0"/>
    <w:link w:val="af3"/>
    <w:rsid w:val="00516FC8"/>
    <w:rPr>
      <w:rFonts w:ascii="Arial" w:eastAsia="新細明體" w:hAnsi="Arial" w:cs="Times New Roman"/>
      <w:szCs w:val="20"/>
    </w:rPr>
  </w:style>
  <w:style w:type="paragraph" w:customStyle="1" w:styleId="Default">
    <w:name w:val="Default"/>
    <w:rsid w:val="006A365A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f5">
    <w:name w:val="List Paragraph"/>
    <w:basedOn w:val="a"/>
    <w:uiPriority w:val="34"/>
    <w:qFormat/>
    <w:rsid w:val="0014580D"/>
    <w:pPr>
      <w:ind w:leftChars="200" w:left="480"/>
    </w:pPr>
  </w:style>
  <w:style w:type="paragraph" w:styleId="11">
    <w:name w:val="toc 1"/>
    <w:basedOn w:val="a"/>
    <w:next w:val="a"/>
    <w:autoRedefine/>
    <w:uiPriority w:val="39"/>
    <w:unhideWhenUsed/>
    <w:qFormat/>
    <w:rsid w:val="00E80062"/>
  </w:style>
  <w:style w:type="paragraph" w:styleId="21">
    <w:name w:val="toc 2"/>
    <w:basedOn w:val="a"/>
    <w:next w:val="a"/>
    <w:autoRedefine/>
    <w:uiPriority w:val="39"/>
    <w:unhideWhenUsed/>
    <w:qFormat/>
    <w:rsid w:val="009F6250"/>
    <w:pPr>
      <w:tabs>
        <w:tab w:val="right" w:leader="dot" w:pos="10478"/>
      </w:tabs>
      <w:ind w:leftChars="200" w:left="480"/>
    </w:pPr>
  </w:style>
  <w:style w:type="character" w:styleId="af6">
    <w:name w:val="Hyperlink"/>
    <w:basedOn w:val="a0"/>
    <w:uiPriority w:val="99"/>
    <w:unhideWhenUsed/>
    <w:rsid w:val="00E80062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qFormat/>
    <w:rsid w:val="00E8006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customStyle="1" w:styleId="30">
    <w:name w:val="標題 3 字元"/>
    <w:basedOn w:val="a0"/>
    <w:link w:val="3"/>
    <w:uiPriority w:val="9"/>
    <w:rsid w:val="001C6D8E"/>
    <w:rPr>
      <w:rFonts w:asciiTheme="majorHAnsi" w:eastAsiaTheme="majorEastAsia" w:hAnsiTheme="majorHAnsi" w:cstheme="majorBidi"/>
      <w:b/>
      <w:bCs/>
      <w:sz w:val="36"/>
      <w:szCs w:val="36"/>
    </w:rPr>
  </w:style>
  <w:style w:type="table" w:styleId="af7">
    <w:name w:val="Table Grid"/>
    <w:basedOn w:val="a1"/>
    <w:uiPriority w:val="39"/>
    <w:rsid w:val="00E157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F5483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F5483A"/>
    <w:rPr>
      <w:rFonts w:ascii="細明體" w:eastAsia="細明體" w:hAnsi="細明體" w:cs="細明體"/>
      <w:kern w:val="0"/>
      <w:szCs w:val="24"/>
    </w:rPr>
  </w:style>
  <w:style w:type="character" w:customStyle="1" w:styleId="hljs-attr">
    <w:name w:val="hljs-attr"/>
    <w:basedOn w:val="a0"/>
    <w:rsid w:val="00C72D64"/>
  </w:style>
  <w:style w:type="character" w:customStyle="1" w:styleId="hljs-literal">
    <w:name w:val="hljs-literal"/>
    <w:basedOn w:val="a0"/>
    <w:rsid w:val="00C72D64"/>
  </w:style>
  <w:style w:type="character" w:customStyle="1" w:styleId="hljs-string">
    <w:name w:val="hljs-string"/>
    <w:basedOn w:val="a0"/>
    <w:rsid w:val="00C72D64"/>
  </w:style>
  <w:style w:type="character" w:styleId="af8">
    <w:name w:val="FollowedHyperlink"/>
    <w:basedOn w:val="a0"/>
    <w:uiPriority w:val="99"/>
    <w:semiHidden/>
    <w:unhideWhenUsed/>
    <w:rsid w:val="00554F45"/>
    <w:rPr>
      <w:color w:val="954F72" w:themeColor="followedHyperlink"/>
      <w:u w:val="single"/>
    </w:rPr>
  </w:style>
  <w:style w:type="character" w:styleId="af9">
    <w:name w:val="Strong"/>
    <w:basedOn w:val="a0"/>
    <w:uiPriority w:val="22"/>
    <w:qFormat/>
    <w:rsid w:val="00B06601"/>
    <w:rPr>
      <w:b/>
      <w:bCs/>
    </w:rPr>
  </w:style>
  <w:style w:type="paragraph" w:customStyle="1" w:styleId="code-line">
    <w:name w:val="code-line"/>
    <w:basedOn w:val="a"/>
    <w:rsid w:val="002E63E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4D251B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9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9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4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7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9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1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26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9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73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9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9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8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64124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940454239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</w:divsChild>
    </w:div>
    <w:div w:id="8886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4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7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6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0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4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0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8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1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60921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  <w:div w:id="14116229">
          <w:blockQuote w:val="1"/>
          <w:marLeft w:val="0"/>
          <w:marRight w:val="0"/>
          <w:marTop w:val="0"/>
          <w:marBottom w:val="0"/>
          <w:divBdr>
            <w:top w:val="none" w:sz="0" w:space="0" w:color="2A2B2C"/>
            <w:left w:val="single" w:sz="36" w:space="8" w:color="2A2B2C"/>
            <w:bottom w:val="none" w:sz="0" w:space="0" w:color="2A2B2C"/>
            <w:right w:val="none" w:sz="0" w:space="12" w:color="2A2B2C"/>
          </w:divBdr>
        </w:div>
      </w:divsChild>
    </w:div>
    <w:div w:id="12487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1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0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6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8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5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6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5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6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9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0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0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26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6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6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0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5C0F8-6C86-4A03-BC22-D667467AB8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41</Pages>
  <Words>4024</Words>
  <Characters>22938</Characters>
  <Application>Microsoft Office Word</Application>
  <DocSecurity>0</DocSecurity>
  <Lines>191</Lines>
  <Paragraphs>53</Paragraphs>
  <ScaleCrop>false</ScaleCrop>
  <Company/>
  <LinksUpToDate>false</LinksUpToDate>
  <CharactersWithSpaces>26909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陳宜慧</dc:creator>
  <cp:lastModifiedBy>韓聖偉</cp:lastModifiedBy>
  <cp:revision>5</cp:revision>
  <dcterms:created xsi:type="dcterms:W3CDTF">2026-05-27T08:31:00Z</dcterms:created>
  <dcterms:modified xsi:type="dcterms:W3CDTF">2026-05-29T06:24:00Z</dcterms:modified>
</cp:coreProperties>
</file>